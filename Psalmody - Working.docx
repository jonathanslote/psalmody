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289108464"/>
      <w:bookmarkStart w:id="1" w:name="_Toc289112504"/>
      <w:bookmarkStart w:id="2" w:name="_Toc297322051"/>
      <w:bookmarkStart w:id="3"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bookmarkStart w:id="4" w:name="_Toc435800406"/>
      <w:r>
        <w:rPr>
          <w:lang w:val="en-US"/>
        </w:rPr>
        <w:lastRenderedPageBreak/>
        <w:t>TODO</w:t>
      </w:r>
      <w:bookmarkEnd w:id="4"/>
    </w:p>
    <w:p w14:paraId="576B6F0F" w14:textId="58ECC140"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3F1B56E5" w:rsidR="00196385" w:rsidRDefault="00091E10" w:rsidP="00196385">
      <w:pPr>
        <w:pStyle w:val="Body"/>
        <w:numPr>
          <w:ilvl w:val="0"/>
          <w:numId w:val="2"/>
        </w:numPr>
      </w:pPr>
      <w:r>
        <w:t>Revise Reader’s Service, especially formatting.</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4C749492" w:rsidR="00390294" w:rsidRDefault="00390294" w:rsidP="00D6341A">
      <w:pPr>
        <w:pStyle w:val="Body"/>
        <w:ind w:left="720" w:firstLine="0"/>
      </w:pPr>
    </w:p>
    <w:p w14:paraId="64EEF2EA" w14:textId="31F1CC7D" w:rsidR="009A11DD" w:rsidRDefault="009A11DD" w:rsidP="00CE5C77">
      <w:pPr>
        <w:pStyle w:val="Body"/>
        <w:numPr>
          <w:ilvl w:val="0"/>
          <w:numId w:val="2"/>
        </w:numPr>
      </w:pPr>
      <w:r>
        <w:br w:type="page"/>
      </w:r>
      <w:bookmarkStart w:id="5" w:name="_Toc298681230"/>
      <w:bookmarkStart w:id="6" w:name="_Toc308441891"/>
      <w:bookmarkStart w:id="7" w:name="_Ref412027124"/>
      <w:bookmarkStart w:id="8" w:name="_Ref412111757"/>
      <w:r>
        <w:lastRenderedPageBreak/>
        <w:t>Introduction</w:t>
      </w:r>
      <w:bookmarkEnd w:id="5"/>
      <w:bookmarkEnd w:id="6"/>
      <w:bookmarkEnd w:id="7"/>
      <w:bookmarkEnd w:id="8"/>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9" w:name="_Toc298681231"/>
      <w:bookmarkStart w:id="10" w:name="_Toc308441892"/>
      <w:r>
        <w:rPr>
          <w:lang w:val="en-US"/>
        </w:rPr>
        <w:t>Brief Table of Contents</w:t>
      </w:r>
      <w:bookmarkEnd w:id="9"/>
      <w:bookmarkEnd w:id="10"/>
    </w:p>
    <w:p w14:paraId="08D6D522" w14:textId="77777777" w:rsidR="00091E10"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5800406" w:history="1">
        <w:r w:rsidR="00091E10" w:rsidRPr="007319C0">
          <w:rPr>
            <w:rStyle w:val="Hyperlink"/>
            <w:noProof/>
            <w:lang w:val="en-US"/>
          </w:rPr>
          <w:t>TODO</w:t>
        </w:r>
        <w:r w:rsidR="00091E10">
          <w:rPr>
            <w:noProof/>
            <w:webHidden/>
          </w:rPr>
          <w:tab/>
        </w:r>
        <w:r w:rsidR="00091E10">
          <w:rPr>
            <w:noProof/>
            <w:webHidden/>
          </w:rPr>
          <w:fldChar w:fldCharType="begin"/>
        </w:r>
        <w:r w:rsidR="00091E10">
          <w:rPr>
            <w:noProof/>
            <w:webHidden/>
          </w:rPr>
          <w:instrText xml:space="preserve"> PAGEREF _Toc435800406 \h </w:instrText>
        </w:r>
        <w:r w:rsidR="00091E10">
          <w:rPr>
            <w:noProof/>
            <w:webHidden/>
          </w:rPr>
        </w:r>
        <w:r w:rsidR="00091E10">
          <w:rPr>
            <w:noProof/>
            <w:webHidden/>
          </w:rPr>
          <w:fldChar w:fldCharType="separate"/>
        </w:r>
        <w:r w:rsidR="00091E10">
          <w:rPr>
            <w:noProof/>
            <w:webHidden/>
          </w:rPr>
          <w:t>iv</w:t>
        </w:r>
        <w:r w:rsidR="00091E10">
          <w:rPr>
            <w:noProof/>
            <w:webHidden/>
          </w:rPr>
          <w:fldChar w:fldCharType="end"/>
        </w:r>
      </w:hyperlink>
    </w:p>
    <w:p w14:paraId="34BB3705" w14:textId="77777777" w:rsidR="00091E10" w:rsidRDefault="00FC3604">
      <w:pPr>
        <w:pStyle w:val="TOC1"/>
        <w:tabs>
          <w:tab w:val="right" w:leader="dot" w:pos="8846"/>
        </w:tabs>
        <w:rPr>
          <w:rFonts w:asciiTheme="minorHAnsi" w:eastAsiaTheme="minorEastAsia" w:hAnsiTheme="minorHAnsi"/>
          <w:noProof/>
          <w:sz w:val="22"/>
          <w:lang w:val="en-US"/>
        </w:rPr>
      </w:pPr>
      <w:hyperlink w:anchor="_Toc435800407" w:history="1">
        <w:r w:rsidR="00091E10" w:rsidRPr="007319C0">
          <w:rPr>
            <w:rStyle w:val="Hyperlink"/>
            <w:noProof/>
          </w:rPr>
          <w:t>Front Matter</w:t>
        </w:r>
        <w:r w:rsidR="00091E10">
          <w:rPr>
            <w:noProof/>
            <w:webHidden/>
          </w:rPr>
          <w:tab/>
        </w:r>
        <w:r w:rsidR="00091E10">
          <w:rPr>
            <w:noProof/>
            <w:webHidden/>
          </w:rPr>
          <w:fldChar w:fldCharType="begin"/>
        </w:r>
        <w:r w:rsidR="00091E10">
          <w:rPr>
            <w:noProof/>
            <w:webHidden/>
          </w:rPr>
          <w:instrText xml:space="preserve"> PAGEREF _Toc435800407 \h </w:instrText>
        </w:r>
        <w:r w:rsidR="00091E10">
          <w:rPr>
            <w:noProof/>
            <w:webHidden/>
          </w:rPr>
        </w:r>
        <w:r w:rsidR="00091E10">
          <w:rPr>
            <w:noProof/>
            <w:webHidden/>
          </w:rPr>
          <w:fldChar w:fldCharType="separate"/>
        </w:r>
        <w:r w:rsidR="00091E10">
          <w:rPr>
            <w:noProof/>
            <w:webHidden/>
          </w:rPr>
          <w:t>vii</w:t>
        </w:r>
        <w:r w:rsidR="00091E10">
          <w:rPr>
            <w:noProof/>
            <w:webHidden/>
          </w:rPr>
          <w:fldChar w:fldCharType="end"/>
        </w:r>
      </w:hyperlink>
    </w:p>
    <w:p w14:paraId="0D3A811A" w14:textId="77777777" w:rsidR="00091E10" w:rsidRDefault="00FC3604">
      <w:pPr>
        <w:pStyle w:val="TOC1"/>
        <w:tabs>
          <w:tab w:val="right" w:leader="dot" w:pos="8846"/>
        </w:tabs>
        <w:rPr>
          <w:rFonts w:asciiTheme="minorHAnsi" w:eastAsiaTheme="minorEastAsia" w:hAnsiTheme="minorHAnsi"/>
          <w:noProof/>
          <w:sz w:val="22"/>
          <w:lang w:val="en-US"/>
        </w:rPr>
      </w:pPr>
      <w:hyperlink w:anchor="_Toc435800408" w:history="1">
        <w:r w:rsidR="00091E10" w:rsidRPr="007319C0">
          <w:rPr>
            <w:rStyle w:val="Hyperlink"/>
            <w:noProof/>
          </w:rPr>
          <w:t>The Horologion: The Book of the Hours</w:t>
        </w:r>
        <w:r w:rsidR="00091E10">
          <w:rPr>
            <w:noProof/>
            <w:webHidden/>
          </w:rPr>
          <w:tab/>
        </w:r>
        <w:r w:rsidR="00091E10">
          <w:rPr>
            <w:noProof/>
            <w:webHidden/>
          </w:rPr>
          <w:fldChar w:fldCharType="begin"/>
        </w:r>
        <w:r w:rsidR="00091E10">
          <w:rPr>
            <w:noProof/>
            <w:webHidden/>
          </w:rPr>
          <w:instrText xml:space="preserve"> PAGEREF _Toc435800408 \h </w:instrText>
        </w:r>
        <w:r w:rsidR="00091E10">
          <w:rPr>
            <w:noProof/>
            <w:webHidden/>
          </w:rPr>
        </w:r>
        <w:r w:rsidR="00091E10">
          <w:rPr>
            <w:noProof/>
            <w:webHidden/>
          </w:rPr>
          <w:fldChar w:fldCharType="separate"/>
        </w:r>
        <w:r w:rsidR="00091E10">
          <w:rPr>
            <w:noProof/>
            <w:webHidden/>
          </w:rPr>
          <w:t>9</w:t>
        </w:r>
        <w:r w:rsidR="00091E10">
          <w:rPr>
            <w:noProof/>
            <w:webHidden/>
          </w:rPr>
          <w:fldChar w:fldCharType="end"/>
        </w:r>
      </w:hyperlink>
    </w:p>
    <w:p w14:paraId="18778476"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09" w:history="1">
        <w:r w:rsidR="00091E10" w:rsidRPr="007319C0">
          <w:rPr>
            <w:rStyle w:val="Hyperlink"/>
            <w:noProof/>
          </w:rPr>
          <w:t>The Setting of the Sun: Vespers (the Eleventh Hour)</w:t>
        </w:r>
        <w:r w:rsidR="00091E10">
          <w:rPr>
            <w:noProof/>
            <w:webHidden/>
          </w:rPr>
          <w:tab/>
        </w:r>
        <w:r w:rsidR="00091E10">
          <w:rPr>
            <w:noProof/>
            <w:webHidden/>
          </w:rPr>
          <w:fldChar w:fldCharType="begin"/>
        </w:r>
        <w:r w:rsidR="00091E10">
          <w:rPr>
            <w:noProof/>
            <w:webHidden/>
          </w:rPr>
          <w:instrText xml:space="preserve"> PAGEREF _Toc435800409 \h </w:instrText>
        </w:r>
        <w:r w:rsidR="00091E10">
          <w:rPr>
            <w:noProof/>
            <w:webHidden/>
          </w:rPr>
        </w:r>
        <w:r w:rsidR="00091E10">
          <w:rPr>
            <w:noProof/>
            <w:webHidden/>
          </w:rPr>
          <w:fldChar w:fldCharType="separate"/>
        </w:r>
        <w:r w:rsidR="00091E10">
          <w:rPr>
            <w:noProof/>
            <w:webHidden/>
          </w:rPr>
          <w:t>10</w:t>
        </w:r>
        <w:r w:rsidR="00091E10">
          <w:rPr>
            <w:noProof/>
            <w:webHidden/>
          </w:rPr>
          <w:fldChar w:fldCharType="end"/>
        </w:r>
      </w:hyperlink>
    </w:p>
    <w:p w14:paraId="3C21575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0" w:history="1">
        <w:r w:rsidR="00091E10" w:rsidRPr="007319C0">
          <w:rPr>
            <w:rStyle w:val="Hyperlink"/>
            <w:noProof/>
          </w:rPr>
          <w:t>After Supper: Retiring (the Twelfth Hour)</w:t>
        </w:r>
        <w:r w:rsidR="00091E10">
          <w:rPr>
            <w:noProof/>
            <w:webHidden/>
          </w:rPr>
          <w:tab/>
        </w:r>
        <w:r w:rsidR="00091E10">
          <w:rPr>
            <w:noProof/>
            <w:webHidden/>
          </w:rPr>
          <w:fldChar w:fldCharType="begin"/>
        </w:r>
        <w:r w:rsidR="00091E10">
          <w:rPr>
            <w:noProof/>
            <w:webHidden/>
          </w:rPr>
          <w:instrText xml:space="preserve"> PAGEREF _Toc435800410 \h </w:instrText>
        </w:r>
        <w:r w:rsidR="00091E10">
          <w:rPr>
            <w:noProof/>
            <w:webHidden/>
          </w:rPr>
        </w:r>
        <w:r w:rsidR="00091E10">
          <w:rPr>
            <w:noProof/>
            <w:webHidden/>
          </w:rPr>
          <w:fldChar w:fldCharType="separate"/>
        </w:r>
        <w:r w:rsidR="00091E10">
          <w:rPr>
            <w:noProof/>
            <w:webHidden/>
          </w:rPr>
          <w:t>49</w:t>
        </w:r>
        <w:r w:rsidR="00091E10">
          <w:rPr>
            <w:noProof/>
            <w:webHidden/>
          </w:rPr>
          <w:fldChar w:fldCharType="end"/>
        </w:r>
      </w:hyperlink>
    </w:p>
    <w:p w14:paraId="661F9DF5"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1" w:history="1">
        <w:r w:rsidR="00091E10" w:rsidRPr="007319C0">
          <w:rPr>
            <w:rStyle w:val="Hyperlink"/>
            <w:noProof/>
          </w:rPr>
          <w:t>Midnight</w:t>
        </w:r>
        <w:r w:rsidR="00091E10">
          <w:rPr>
            <w:noProof/>
            <w:webHidden/>
          </w:rPr>
          <w:tab/>
        </w:r>
        <w:r w:rsidR="00091E10">
          <w:rPr>
            <w:noProof/>
            <w:webHidden/>
          </w:rPr>
          <w:fldChar w:fldCharType="begin"/>
        </w:r>
        <w:r w:rsidR="00091E10">
          <w:rPr>
            <w:noProof/>
            <w:webHidden/>
          </w:rPr>
          <w:instrText xml:space="preserve"> PAGEREF _Toc435800411 \h </w:instrText>
        </w:r>
        <w:r w:rsidR="00091E10">
          <w:rPr>
            <w:noProof/>
            <w:webHidden/>
          </w:rPr>
        </w:r>
        <w:r w:rsidR="00091E10">
          <w:rPr>
            <w:noProof/>
            <w:webHidden/>
          </w:rPr>
          <w:fldChar w:fldCharType="separate"/>
        </w:r>
        <w:r w:rsidR="00091E10">
          <w:rPr>
            <w:noProof/>
            <w:webHidden/>
          </w:rPr>
          <w:t>63</w:t>
        </w:r>
        <w:r w:rsidR="00091E10">
          <w:rPr>
            <w:noProof/>
            <w:webHidden/>
          </w:rPr>
          <w:fldChar w:fldCharType="end"/>
        </w:r>
      </w:hyperlink>
    </w:p>
    <w:p w14:paraId="65FBB08B"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2" w:history="1">
        <w:r w:rsidR="00091E10" w:rsidRPr="007319C0">
          <w:rPr>
            <w:rStyle w:val="Hyperlink"/>
            <w:noProof/>
          </w:rPr>
          <w:t>The Rising of the Sun: Matins (or Lauds)</w:t>
        </w:r>
        <w:r w:rsidR="00091E10">
          <w:rPr>
            <w:noProof/>
            <w:webHidden/>
          </w:rPr>
          <w:tab/>
        </w:r>
        <w:r w:rsidR="00091E10">
          <w:rPr>
            <w:noProof/>
            <w:webHidden/>
          </w:rPr>
          <w:fldChar w:fldCharType="begin"/>
        </w:r>
        <w:r w:rsidR="00091E10">
          <w:rPr>
            <w:noProof/>
            <w:webHidden/>
          </w:rPr>
          <w:instrText xml:space="preserve"> PAGEREF _Toc435800412 \h </w:instrText>
        </w:r>
        <w:r w:rsidR="00091E10">
          <w:rPr>
            <w:noProof/>
            <w:webHidden/>
          </w:rPr>
        </w:r>
        <w:r w:rsidR="00091E10">
          <w:rPr>
            <w:noProof/>
            <w:webHidden/>
          </w:rPr>
          <w:fldChar w:fldCharType="separate"/>
        </w:r>
        <w:r w:rsidR="00091E10">
          <w:rPr>
            <w:noProof/>
            <w:webHidden/>
          </w:rPr>
          <w:t>122</w:t>
        </w:r>
        <w:r w:rsidR="00091E10">
          <w:rPr>
            <w:noProof/>
            <w:webHidden/>
          </w:rPr>
          <w:fldChar w:fldCharType="end"/>
        </w:r>
      </w:hyperlink>
    </w:p>
    <w:p w14:paraId="03B0BDF5"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3" w:history="1">
        <w:r w:rsidR="00091E10" w:rsidRPr="007319C0">
          <w:rPr>
            <w:rStyle w:val="Hyperlink"/>
            <w:noProof/>
          </w:rPr>
          <w:t>Early Morning: Prime (The First Hour)</w:t>
        </w:r>
        <w:r w:rsidR="00091E10">
          <w:rPr>
            <w:noProof/>
            <w:webHidden/>
          </w:rPr>
          <w:tab/>
        </w:r>
        <w:r w:rsidR="00091E10">
          <w:rPr>
            <w:noProof/>
            <w:webHidden/>
          </w:rPr>
          <w:fldChar w:fldCharType="begin"/>
        </w:r>
        <w:r w:rsidR="00091E10">
          <w:rPr>
            <w:noProof/>
            <w:webHidden/>
          </w:rPr>
          <w:instrText xml:space="preserve"> PAGEREF _Toc435800413 \h </w:instrText>
        </w:r>
        <w:r w:rsidR="00091E10">
          <w:rPr>
            <w:noProof/>
            <w:webHidden/>
          </w:rPr>
        </w:r>
        <w:r w:rsidR="00091E10">
          <w:rPr>
            <w:noProof/>
            <w:webHidden/>
          </w:rPr>
          <w:fldChar w:fldCharType="separate"/>
        </w:r>
        <w:r w:rsidR="00091E10">
          <w:rPr>
            <w:noProof/>
            <w:webHidden/>
          </w:rPr>
          <w:t>255</w:t>
        </w:r>
        <w:r w:rsidR="00091E10">
          <w:rPr>
            <w:noProof/>
            <w:webHidden/>
          </w:rPr>
          <w:fldChar w:fldCharType="end"/>
        </w:r>
      </w:hyperlink>
    </w:p>
    <w:p w14:paraId="2E742457"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4" w:history="1">
        <w:r w:rsidR="00091E10" w:rsidRPr="007319C0">
          <w:rPr>
            <w:rStyle w:val="Hyperlink"/>
            <w:noProof/>
          </w:rPr>
          <w:t>Mid-Morning (The Third Hour)</w:t>
        </w:r>
        <w:r w:rsidR="00091E10">
          <w:rPr>
            <w:noProof/>
            <w:webHidden/>
          </w:rPr>
          <w:tab/>
        </w:r>
        <w:r w:rsidR="00091E10">
          <w:rPr>
            <w:noProof/>
            <w:webHidden/>
          </w:rPr>
          <w:fldChar w:fldCharType="begin"/>
        </w:r>
        <w:r w:rsidR="00091E10">
          <w:rPr>
            <w:noProof/>
            <w:webHidden/>
          </w:rPr>
          <w:instrText xml:space="preserve"> PAGEREF _Toc435800414 \h </w:instrText>
        </w:r>
        <w:r w:rsidR="00091E10">
          <w:rPr>
            <w:noProof/>
            <w:webHidden/>
          </w:rPr>
        </w:r>
        <w:r w:rsidR="00091E10">
          <w:rPr>
            <w:noProof/>
            <w:webHidden/>
          </w:rPr>
          <w:fldChar w:fldCharType="separate"/>
        </w:r>
        <w:r w:rsidR="00091E10">
          <w:rPr>
            <w:noProof/>
            <w:webHidden/>
          </w:rPr>
          <w:t>272</w:t>
        </w:r>
        <w:r w:rsidR="00091E10">
          <w:rPr>
            <w:noProof/>
            <w:webHidden/>
          </w:rPr>
          <w:fldChar w:fldCharType="end"/>
        </w:r>
      </w:hyperlink>
    </w:p>
    <w:p w14:paraId="38A2EA42"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5" w:history="1">
        <w:r w:rsidR="00091E10" w:rsidRPr="007319C0">
          <w:rPr>
            <w:rStyle w:val="Hyperlink"/>
            <w:noProof/>
          </w:rPr>
          <w:t>Noon (The Sixth Hour)</w:t>
        </w:r>
        <w:r w:rsidR="00091E10">
          <w:rPr>
            <w:noProof/>
            <w:webHidden/>
          </w:rPr>
          <w:tab/>
        </w:r>
        <w:r w:rsidR="00091E10">
          <w:rPr>
            <w:noProof/>
            <w:webHidden/>
          </w:rPr>
          <w:fldChar w:fldCharType="begin"/>
        </w:r>
        <w:r w:rsidR="00091E10">
          <w:rPr>
            <w:noProof/>
            <w:webHidden/>
          </w:rPr>
          <w:instrText xml:space="preserve"> PAGEREF _Toc435800415 \h </w:instrText>
        </w:r>
        <w:r w:rsidR="00091E10">
          <w:rPr>
            <w:noProof/>
            <w:webHidden/>
          </w:rPr>
        </w:r>
        <w:r w:rsidR="00091E10">
          <w:rPr>
            <w:noProof/>
            <w:webHidden/>
          </w:rPr>
          <w:fldChar w:fldCharType="separate"/>
        </w:r>
        <w:r w:rsidR="00091E10">
          <w:rPr>
            <w:noProof/>
            <w:webHidden/>
          </w:rPr>
          <w:t>275</w:t>
        </w:r>
        <w:r w:rsidR="00091E10">
          <w:rPr>
            <w:noProof/>
            <w:webHidden/>
          </w:rPr>
          <w:fldChar w:fldCharType="end"/>
        </w:r>
      </w:hyperlink>
    </w:p>
    <w:p w14:paraId="5D01B8D9"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6" w:history="1">
        <w:r w:rsidR="00091E10" w:rsidRPr="007319C0">
          <w:rPr>
            <w:rStyle w:val="Hyperlink"/>
            <w:noProof/>
          </w:rPr>
          <w:t>Afternoon (The Ninth Hour)</w:t>
        </w:r>
        <w:r w:rsidR="00091E10">
          <w:rPr>
            <w:noProof/>
            <w:webHidden/>
          </w:rPr>
          <w:tab/>
        </w:r>
        <w:r w:rsidR="00091E10">
          <w:rPr>
            <w:noProof/>
            <w:webHidden/>
          </w:rPr>
          <w:fldChar w:fldCharType="begin"/>
        </w:r>
        <w:r w:rsidR="00091E10">
          <w:rPr>
            <w:noProof/>
            <w:webHidden/>
          </w:rPr>
          <w:instrText xml:space="preserve"> PAGEREF _Toc435800416 \h </w:instrText>
        </w:r>
        <w:r w:rsidR="00091E10">
          <w:rPr>
            <w:noProof/>
            <w:webHidden/>
          </w:rPr>
        </w:r>
        <w:r w:rsidR="00091E10">
          <w:rPr>
            <w:noProof/>
            <w:webHidden/>
          </w:rPr>
          <w:fldChar w:fldCharType="separate"/>
        </w:r>
        <w:r w:rsidR="00091E10">
          <w:rPr>
            <w:noProof/>
            <w:webHidden/>
          </w:rPr>
          <w:t>279</w:t>
        </w:r>
        <w:r w:rsidR="00091E10">
          <w:rPr>
            <w:noProof/>
            <w:webHidden/>
          </w:rPr>
          <w:fldChar w:fldCharType="end"/>
        </w:r>
      </w:hyperlink>
    </w:p>
    <w:p w14:paraId="261D32A0"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7" w:history="1">
        <w:r w:rsidR="00091E10" w:rsidRPr="007319C0">
          <w:rPr>
            <w:rStyle w:val="Hyperlink"/>
            <w:noProof/>
            <w:lang w:val="en-GB"/>
          </w:rPr>
          <w:t>Reader’s Service</w:t>
        </w:r>
        <w:r w:rsidR="00091E10">
          <w:rPr>
            <w:noProof/>
            <w:webHidden/>
          </w:rPr>
          <w:tab/>
        </w:r>
        <w:r w:rsidR="00091E10">
          <w:rPr>
            <w:noProof/>
            <w:webHidden/>
          </w:rPr>
          <w:fldChar w:fldCharType="begin"/>
        </w:r>
        <w:r w:rsidR="00091E10">
          <w:rPr>
            <w:noProof/>
            <w:webHidden/>
          </w:rPr>
          <w:instrText xml:space="preserve"> PAGEREF _Toc435800417 \h </w:instrText>
        </w:r>
        <w:r w:rsidR="00091E10">
          <w:rPr>
            <w:noProof/>
            <w:webHidden/>
          </w:rPr>
        </w:r>
        <w:r w:rsidR="00091E10">
          <w:rPr>
            <w:noProof/>
            <w:webHidden/>
          </w:rPr>
          <w:fldChar w:fldCharType="separate"/>
        </w:r>
        <w:r w:rsidR="00091E10">
          <w:rPr>
            <w:noProof/>
            <w:webHidden/>
          </w:rPr>
          <w:t>282</w:t>
        </w:r>
        <w:r w:rsidR="00091E10">
          <w:rPr>
            <w:noProof/>
            <w:webHidden/>
          </w:rPr>
          <w:fldChar w:fldCharType="end"/>
        </w:r>
      </w:hyperlink>
    </w:p>
    <w:p w14:paraId="492BFD24" w14:textId="77777777" w:rsidR="00091E10" w:rsidRDefault="00FC3604">
      <w:pPr>
        <w:pStyle w:val="TOC1"/>
        <w:tabs>
          <w:tab w:val="right" w:leader="dot" w:pos="8846"/>
        </w:tabs>
        <w:rPr>
          <w:rFonts w:asciiTheme="minorHAnsi" w:eastAsiaTheme="minorEastAsia" w:hAnsiTheme="minorHAnsi"/>
          <w:noProof/>
          <w:sz w:val="22"/>
          <w:lang w:val="en-US"/>
        </w:rPr>
      </w:pPr>
      <w:hyperlink w:anchor="_Toc435800418" w:history="1">
        <w:r w:rsidR="00091E10" w:rsidRPr="007319C0">
          <w:rPr>
            <w:rStyle w:val="Hyperlink"/>
            <w:noProof/>
          </w:rPr>
          <w:t>The Book of the Psalter</w:t>
        </w:r>
        <w:r w:rsidR="00091E10">
          <w:rPr>
            <w:noProof/>
            <w:webHidden/>
          </w:rPr>
          <w:tab/>
        </w:r>
        <w:r w:rsidR="00091E10">
          <w:rPr>
            <w:noProof/>
            <w:webHidden/>
          </w:rPr>
          <w:fldChar w:fldCharType="begin"/>
        </w:r>
        <w:r w:rsidR="00091E10">
          <w:rPr>
            <w:noProof/>
            <w:webHidden/>
          </w:rPr>
          <w:instrText xml:space="preserve"> PAGEREF _Toc435800418 \h </w:instrText>
        </w:r>
        <w:r w:rsidR="00091E10">
          <w:rPr>
            <w:noProof/>
            <w:webHidden/>
          </w:rPr>
        </w:r>
        <w:r w:rsidR="00091E10">
          <w:rPr>
            <w:noProof/>
            <w:webHidden/>
          </w:rPr>
          <w:fldChar w:fldCharType="separate"/>
        </w:r>
        <w:r w:rsidR="00091E10">
          <w:rPr>
            <w:noProof/>
            <w:webHidden/>
          </w:rPr>
          <w:t>299</w:t>
        </w:r>
        <w:r w:rsidR="00091E10">
          <w:rPr>
            <w:noProof/>
            <w:webHidden/>
          </w:rPr>
          <w:fldChar w:fldCharType="end"/>
        </w:r>
      </w:hyperlink>
    </w:p>
    <w:p w14:paraId="379B1FD3"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19" w:history="1">
        <w:r w:rsidR="00091E10" w:rsidRPr="007319C0">
          <w:rPr>
            <w:rStyle w:val="Hyperlink"/>
            <w:noProof/>
          </w:rPr>
          <w:t>Kathisma 1</w:t>
        </w:r>
        <w:r w:rsidR="00091E10">
          <w:rPr>
            <w:noProof/>
            <w:webHidden/>
          </w:rPr>
          <w:tab/>
        </w:r>
        <w:r w:rsidR="00091E10">
          <w:rPr>
            <w:noProof/>
            <w:webHidden/>
          </w:rPr>
          <w:fldChar w:fldCharType="begin"/>
        </w:r>
        <w:r w:rsidR="00091E10">
          <w:rPr>
            <w:noProof/>
            <w:webHidden/>
          </w:rPr>
          <w:instrText xml:space="preserve"> PAGEREF _Toc435800419 \h </w:instrText>
        </w:r>
        <w:r w:rsidR="00091E10">
          <w:rPr>
            <w:noProof/>
            <w:webHidden/>
          </w:rPr>
        </w:r>
        <w:r w:rsidR="00091E10">
          <w:rPr>
            <w:noProof/>
            <w:webHidden/>
          </w:rPr>
          <w:fldChar w:fldCharType="separate"/>
        </w:r>
        <w:r w:rsidR="00091E10">
          <w:rPr>
            <w:noProof/>
            <w:webHidden/>
          </w:rPr>
          <w:t>303</w:t>
        </w:r>
        <w:r w:rsidR="00091E10">
          <w:rPr>
            <w:noProof/>
            <w:webHidden/>
          </w:rPr>
          <w:fldChar w:fldCharType="end"/>
        </w:r>
      </w:hyperlink>
    </w:p>
    <w:p w14:paraId="5520C202"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0" w:history="1">
        <w:r w:rsidR="00091E10" w:rsidRPr="007319C0">
          <w:rPr>
            <w:rStyle w:val="Hyperlink"/>
            <w:noProof/>
          </w:rPr>
          <w:t>Kathisma 2</w:t>
        </w:r>
        <w:r w:rsidR="00091E10">
          <w:rPr>
            <w:noProof/>
            <w:webHidden/>
          </w:rPr>
          <w:tab/>
        </w:r>
        <w:r w:rsidR="00091E10">
          <w:rPr>
            <w:noProof/>
            <w:webHidden/>
          </w:rPr>
          <w:fldChar w:fldCharType="begin"/>
        </w:r>
        <w:r w:rsidR="00091E10">
          <w:rPr>
            <w:noProof/>
            <w:webHidden/>
          </w:rPr>
          <w:instrText xml:space="preserve"> PAGEREF _Toc435800420 \h </w:instrText>
        </w:r>
        <w:r w:rsidR="00091E10">
          <w:rPr>
            <w:noProof/>
            <w:webHidden/>
          </w:rPr>
        </w:r>
        <w:r w:rsidR="00091E10">
          <w:rPr>
            <w:noProof/>
            <w:webHidden/>
          </w:rPr>
          <w:fldChar w:fldCharType="separate"/>
        </w:r>
        <w:r w:rsidR="00091E10">
          <w:rPr>
            <w:noProof/>
            <w:webHidden/>
          </w:rPr>
          <w:t>312</w:t>
        </w:r>
        <w:r w:rsidR="00091E10">
          <w:rPr>
            <w:noProof/>
            <w:webHidden/>
          </w:rPr>
          <w:fldChar w:fldCharType="end"/>
        </w:r>
      </w:hyperlink>
    </w:p>
    <w:p w14:paraId="64BFB73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1" w:history="1">
        <w:r w:rsidR="00091E10" w:rsidRPr="007319C0">
          <w:rPr>
            <w:rStyle w:val="Hyperlink"/>
            <w:noProof/>
          </w:rPr>
          <w:t>Kathisma 3</w:t>
        </w:r>
        <w:r w:rsidR="00091E10">
          <w:rPr>
            <w:noProof/>
            <w:webHidden/>
          </w:rPr>
          <w:tab/>
        </w:r>
        <w:r w:rsidR="00091E10">
          <w:rPr>
            <w:noProof/>
            <w:webHidden/>
          </w:rPr>
          <w:fldChar w:fldCharType="begin"/>
        </w:r>
        <w:r w:rsidR="00091E10">
          <w:rPr>
            <w:noProof/>
            <w:webHidden/>
          </w:rPr>
          <w:instrText xml:space="preserve"> PAGEREF _Toc435800421 \h </w:instrText>
        </w:r>
        <w:r w:rsidR="00091E10">
          <w:rPr>
            <w:noProof/>
            <w:webHidden/>
          </w:rPr>
        </w:r>
        <w:r w:rsidR="00091E10">
          <w:rPr>
            <w:noProof/>
            <w:webHidden/>
          </w:rPr>
          <w:fldChar w:fldCharType="separate"/>
        </w:r>
        <w:r w:rsidR="00091E10">
          <w:rPr>
            <w:noProof/>
            <w:webHidden/>
          </w:rPr>
          <w:t>322</w:t>
        </w:r>
        <w:r w:rsidR="00091E10">
          <w:rPr>
            <w:noProof/>
            <w:webHidden/>
          </w:rPr>
          <w:fldChar w:fldCharType="end"/>
        </w:r>
      </w:hyperlink>
    </w:p>
    <w:p w14:paraId="29E3C54B"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2" w:history="1">
        <w:r w:rsidR="00091E10" w:rsidRPr="007319C0">
          <w:rPr>
            <w:rStyle w:val="Hyperlink"/>
            <w:noProof/>
          </w:rPr>
          <w:t>Kathisma 4</w:t>
        </w:r>
        <w:r w:rsidR="00091E10">
          <w:rPr>
            <w:noProof/>
            <w:webHidden/>
          </w:rPr>
          <w:tab/>
        </w:r>
        <w:r w:rsidR="00091E10">
          <w:rPr>
            <w:noProof/>
            <w:webHidden/>
          </w:rPr>
          <w:fldChar w:fldCharType="begin"/>
        </w:r>
        <w:r w:rsidR="00091E10">
          <w:rPr>
            <w:noProof/>
            <w:webHidden/>
          </w:rPr>
          <w:instrText xml:space="preserve"> PAGEREF _Toc435800422 \h </w:instrText>
        </w:r>
        <w:r w:rsidR="00091E10">
          <w:rPr>
            <w:noProof/>
            <w:webHidden/>
          </w:rPr>
        </w:r>
        <w:r w:rsidR="00091E10">
          <w:rPr>
            <w:noProof/>
            <w:webHidden/>
          </w:rPr>
          <w:fldChar w:fldCharType="separate"/>
        </w:r>
        <w:r w:rsidR="00091E10">
          <w:rPr>
            <w:noProof/>
            <w:webHidden/>
          </w:rPr>
          <w:t>335</w:t>
        </w:r>
        <w:r w:rsidR="00091E10">
          <w:rPr>
            <w:noProof/>
            <w:webHidden/>
          </w:rPr>
          <w:fldChar w:fldCharType="end"/>
        </w:r>
      </w:hyperlink>
    </w:p>
    <w:p w14:paraId="221496B4"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3" w:history="1">
        <w:r w:rsidR="00091E10" w:rsidRPr="007319C0">
          <w:rPr>
            <w:rStyle w:val="Hyperlink"/>
            <w:noProof/>
          </w:rPr>
          <w:t>Kathisma 5</w:t>
        </w:r>
        <w:r w:rsidR="00091E10">
          <w:rPr>
            <w:noProof/>
            <w:webHidden/>
          </w:rPr>
          <w:tab/>
        </w:r>
        <w:r w:rsidR="00091E10">
          <w:rPr>
            <w:noProof/>
            <w:webHidden/>
          </w:rPr>
          <w:fldChar w:fldCharType="begin"/>
        </w:r>
        <w:r w:rsidR="00091E10">
          <w:rPr>
            <w:noProof/>
            <w:webHidden/>
          </w:rPr>
          <w:instrText xml:space="preserve"> PAGEREF _Toc435800423 \h </w:instrText>
        </w:r>
        <w:r w:rsidR="00091E10">
          <w:rPr>
            <w:noProof/>
            <w:webHidden/>
          </w:rPr>
        </w:r>
        <w:r w:rsidR="00091E10">
          <w:rPr>
            <w:noProof/>
            <w:webHidden/>
          </w:rPr>
          <w:fldChar w:fldCharType="separate"/>
        </w:r>
        <w:r w:rsidR="00091E10">
          <w:rPr>
            <w:noProof/>
            <w:webHidden/>
          </w:rPr>
          <w:t>347</w:t>
        </w:r>
        <w:r w:rsidR="00091E10">
          <w:rPr>
            <w:noProof/>
            <w:webHidden/>
          </w:rPr>
          <w:fldChar w:fldCharType="end"/>
        </w:r>
      </w:hyperlink>
    </w:p>
    <w:p w14:paraId="0AE643AC"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4" w:history="1">
        <w:r w:rsidR="00091E10" w:rsidRPr="007319C0">
          <w:rPr>
            <w:rStyle w:val="Hyperlink"/>
            <w:noProof/>
          </w:rPr>
          <w:t>Kathisma 6</w:t>
        </w:r>
        <w:r w:rsidR="00091E10">
          <w:rPr>
            <w:noProof/>
            <w:webHidden/>
          </w:rPr>
          <w:tab/>
        </w:r>
        <w:r w:rsidR="00091E10">
          <w:rPr>
            <w:noProof/>
            <w:webHidden/>
          </w:rPr>
          <w:fldChar w:fldCharType="begin"/>
        </w:r>
        <w:r w:rsidR="00091E10">
          <w:rPr>
            <w:noProof/>
            <w:webHidden/>
          </w:rPr>
          <w:instrText xml:space="preserve"> PAGEREF _Toc435800424 \h </w:instrText>
        </w:r>
        <w:r w:rsidR="00091E10">
          <w:rPr>
            <w:noProof/>
            <w:webHidden/>
          </w:rPr>
        </w:r>
        <w:r w:rsidR="00091E10">
          <w:rPr>
            <w:noProof/>
            <w:webHidden/>
          </w:rPr>
          <w:fldChar w:fldCharType="separate"/>
        </w:r>
        <w:r w:rsidR="00091E10">
          <w:rPr>
            <w:noProof/>
            <w:webHidden/>
          </w:rPr>
          <w:t>358</w:t>
        </w:r>
        <w:r w:rsidR="00091E10">
          <w:rPr>
            <w:noProof/>
            <w:webHidden/>
          </w:rPr>
          <w:fldChar w:fldCharType="end"/>
        </w:r>
      </w:hyperlink>
    </w:p>
    <w:p w14:paraId="3EBECD84"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5" w:history="1">
        <w:r w:rsidR="00091E10" w:rsidRPr="007319C0">
          <w:rPr>
            <w:rStyle w:val="Hyperlink"/>
            <w:noProof/>
          </w:rPr>
          <w:t>Kathisma 7</w:t>
        </w:r>
        <w:r w:rsidR="00091E10">
          <w:rPr>
            <w:noProof/>
            <w:webHidden/>
          </w:rPr>
          <w:tab/>
        </w:r>
        <w:r w:rsidR="00091E10">
          <w:rPr>
            <w:noProof/>
            <w:webHidden/>
          </w:rPr>
          <w:fldChar w:fldCharType="begin"/>
        </w:r>
        <w:r w:rsidR="00091E10">
          <w:rPr>
            <w:noProof/>
            <w:webHidden/>
          </w:rPr>
          <w:instrText xml:space="preserve"> PAGEREF _Toc435800425 \h </w:instrText>
        </w:r>
        <w:r w:rsidR="00091E10">
          <w:rPr>
            <w:noProof/>
            <w:webHidden/>
          </w:rPr>
        </w:r>
        <w:r w:rsidR="00091E10">
          <w:rPr>
            <w:noProof/>
            <w:webHidden/>
          </w:rPr>
          <w:fldChar w:fldCharType="separate"/>
        </w:r>
        <w:r w:rsidR="00091E10">
          <w:rPr>
            <w:noProof/>
            <w:webHidden/>
          </w:rPr>
          <w:t>372</w:t>
        </w:r>
        <w:r w:rsidR="00091E10">
          <w:rPr>
            <w:noProof/>
            <w:webHidden/>
          </w:rPr>
          <w:fldChar w:fldCharType="end"/>
        </w:r>
      </w:hyperlink>
    </w:p>
    <w:p w14:paraId="38DF04FD"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6" w:history="1">
        <w:r w:rsidR="00091E10" w:rsidRPr="007319C0">
          <w:rPr>
            <w:rStyle w:val="Hyperlink"/>
            <w:noProof/>
          </w:rPr>
          <w:t>Kathisma 8</w:t>
        </w:r>
        <w:r w:rsidR="00091E10">
          <w:rPr>
            <w:noProof/>
            <w:webHidden/>
          </w:rPr>
          <w:tab/>
        </w:r>
        <w:r w:rsidR="00091E10">
          <w:rPr>
            <w:noProof/>
            <w:webHidden/>
          </w:rPr>
          <w:fldChar w:fldCharType="begin"/>
        </w:r>
        <w:r w:rsidR="00091E10">
          <w:rPr>
            <w:noProof/>
            <w:webHidden/>
          </w:rPr>
          <w:instrText xml:space="preserve"> PAGEREF _Toc435800426 \h </w:instrText>
        </w:r>
        <w:r w:rsidR="00091E10">
          <w:rPr>
            <w:noProof/>
            <w:webHidden/>
          </w:rPr>
        </w:r>
        <w:r w:rsidR="00091E10">
          <w:rPr>
            <w:noProof/>
            <w:webHidden/>
          </w:rPr>
          <w:fldChar w:fldCharType="separate"/>
        </w:r>
        <w:r w:rsidR="00091E10">
          <w:rPr>
            <w:noProof/>
            <w:webHidden/>
          </w:rPr>
          <w:t>385</w:t>
        </w:r>
        <w:r w:rsidR="00091E10">
          <w:rPr>
            <w:noProof/>
            <w:webHidden/>
          </w:rPr>
          <w:fldChar w:fldCharType="end"/>
        </w:r>
      </w:hyperlink>
    </w:p>
    <w:p w14:paraId="5ECF350D"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7" w:history="1">
        <w:r w:rsidR="00091E10" w:rsidRPr="007319C0">
          <w:rPr>
            <w:rStyle w:val="Hyperlink"/>
            <w:noProof/>
          </w:rPr>
          <w:t>Kathisma 9</w:t>
        </w:r>
        <w:r w:rsidR="00091E10">
          <w:rPr>
            <w:noProof/>
            <w:webHidden/>
          </w:rPr>
          <w:tab/>
        </w:r>
        <w:r w:rsidR="00091E10">
          <w:rPr>
            <w:noProof/>
            <w:webHidden/>
          </w:rPr>
          <w:fldChar w:fldCharType="begin"/>
        </w:r>
        <w:r w:rsidR="00091E10">
          <w:rPr>
            <w:noProof/>
            <w:webHidden/>
          </w:rPr>
          <w:instrText xml:space="preserve"> PAGEREF _Toc435800427 \h </w:instrText>
        </w:r>
        <w:r w:rsidR="00091E10">
          <w:rPr>
            <w:noProof/>
            <w:webHidden/>
          </w:rPr>
        </w:r>
        <w:r w:rsidR="00091E10">
          <w:rPr>
            <w:noProof/>
            <w:webHidden/>
          </w:rPr>
          <w:fldChar w:fldCharType="separate"/>
        </w:r>
        <w:r w:rsidR="00091E10">
          <w:rPr>
            <w:noProof/>
            <w:webHidden/>
          </w:rPr>
          <w:t>396</w:t>
        </w:r>
        <w:r w:rsidR="00091E10">
          <w:rPr>
            <w:noProof/>
            <w:webHidden/>
          </w:rPr>
          <w:fldChar w:fldCharType="end"/>
        </w:r>
      </w:hyperlink>
    </w:p>
    <w:p w14:paraId="4E331714"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8" w:history="1">
        <w:r w:rsidR="00091E10" w:rsidRPr="007319C0">
          <w:rPr>
            <w:rStyle w:val="Hyperlink"/>
            <w:noProof/>
          </w:rPr>
          <w:t>Kathisma 10</w:t>
        </w:r>
        <w:r w:rsidR="00091E10">
          <w:rPr>
            <w:noProof/>
            <w:webHidden/>
          </w:rPr>
          <w:tab/>
        </w:r>
        <w:r w:rsidR="00091E10">
          <w:rPr>
            <w:noProof/>
            <w:webHidden/>
          </w:rPr>
          <w:fldChar w:fldCharType="begin"/>
        </w:r>
        <w:r w:rsidR="00091E10">
          <w:rPr>
            <w:noProof/>
            <w:webHidden/>
          </w:rPr>
          <w:instrText xml:space="preserve"> PAGEREF _Toc435800428 \h </w:instrText>
        </w:r>
        <w:r w:rsidR="00091E10">
          <w:rPr>
            <w:noProof/>
            <w:webHidden/>
          </w:rPr>
        </w:r>
        <w:r w:rsidR="00091E10">
          <w:rPr>
            <w:noProof/>
            <w:webHidden/>
          </w:rPr>
          <w:fldChar w:fldCharType="separate"/>
        </w:r>
        <w:r w:rsidR="00091E10">
          <w:rPr>
            <w:noProof/>
            <w:webHidden/>
          </w:rPr>
          <w:t>407</w:t>
        </w:r>
        <w:r w:rsidR="00091E10">
          <w:rPr>
            <w:noProof/>
            <w:webHidden/>
          </w:rPr>
          <w:fldChar w:fldCharType="end"/>
        </w:r>
      </w:hyperlink>
    </w:p>
    <w:p w14:paraId="19092E90"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29" w:history="1">
        <w:r w:rsidR="00091E10" w:rsidRPr="007319C0">
          <w:rPr>
            <w:rStyle w:val="Hyperlink"/>
            <w:noProof/>
          </w:rPr>
          <w:t>Kathisma 11</w:t>
        </w:r>
        <w:r w:rsidR="00091E10">
          <w:rPr>
            <w:noProof/>
            <w:webHidden/>
          </w:rPr>
          <w:tab/>
        </w:r>
        <w:r w:rsidR="00091E10">
          <w:rPr>
            <w:noProof/>
            <w:webHidden/>
          </w:rPr>
          <w:fldChar w:fldCharType="begin"/>
        </w:r>
        <w:r w:rsidR="00091E10">
          <w:rPr>
            <w:noProof/>
            <w:webHidden/>
          </w:rPr>
          <w:instrText xml:space="preserve"> PAGEREF _Toc435800429 \h </w:instrText>
        </w:r>
        <w:r w:rsidR="00091E10">
          <w:rPr>
            <w:noProof/>
            <w:webHidden/>
          </w:rPr>
        </w:r>
        <w:r w:rsidR="00091E10">
          <w:rPr>
            <w:noProof/>
            <w:webHidden/>
          </w:rPr>
          <w:fldChar w:fldCharType="separate"/>
        </w:r>
        <w:r w:rsidR="00091E10">
          <w:rPr>
            <w:noProof/>
            <w:webHidden/>
          </w:rPr>
          <w:t>419</w:t>
        </w:r>
        <w:r w:rsidR="00091E10">
          <w:rPr>
            <w:noProof/>
            <w:webHidden/>
          </w:rPr>
          <w:fldChar w:fldCharType="end"/>
        </w:r>
      </w:hyperlink>
    </w:p>
    <w:p w14:paraId="104C0B0E"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0" w:history="1">
        <w:r w:rsidR="00091E10" w:rsidRPr="007319C0">
          <w:rPr>
            <w:rStyle w:val="Hyperlink"/>
            <w:noProof/>
          </w:rPr>
          <w:t>Kathisma 12</w:t>
        </w:r>
        <w:r w:rsidR="00091E10">
          <w:rPr>
            <w:noProof/>
            <w:webHidden/>
          </w:rPr>
          <w:tab/>
        </w:r>
        <w:r w:rsidR="00091E10">
          <w:rPr>
            <w:noProof/>
            <w:webHidden/>
          </w:rPr>
          <w:fldChar w:fldCharType="begin"/>
        </w:r>
        <w:r w:rsidR="00091E10">
          <w:rPr>
            <w:noProof/>
            <w:webHidden/>
          </w:rPr>
          <w:instrText xml:space="preserve"> PAGEREF _Toc435800430 \h </w:instrText>
        </w:r>
        <w:r w:rsidR="00091E10">
          <w:rPr>
            <w:noProof/>
            <w:webHidden/>
          </w:rPr>
        </w:r>
        <w:r w:rsidR="00091E10">
          <w:rPr>
            <w:noProof/>
            <w:webHidden/>
          </w:rPr>
          <w:fldChar w:fldCharType="separate"/>
        </w:r>
        <w:r w:rsidR="00091E10">
          <w:rPr>
            <w:noProof/>
            <w:webHidden/>
          </w:rPr>
          <w:t>434</w:t>
        </w:r>
        <w:r w:rsidR="00091E10">
          <w:rPr>
            <w:noProof/>
            <w:webHidden/>
          </w:rPr>
          <w:fldChar w:fldCharType="end"/>
        </w:r>
      </w:hyperlink>
    </w:p>
    <w:p w14:paraId="5050C92A"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1" w:history="1">
        <w:r w:rsidR="00091E10" w:rsidRPr="007319C0">
          <w:rPr>
            <w:rStyle w:val="Hyperlink"/>
            <w:noProof/>
          </w:rPr>
          <w:t>Kathisma 13</w:t>
        </w:r>
        <w:r w:rsidR="00091E10">
          <w:rPr>
            <w:noProof/>
            <w:webHidden/>
          </w:rPr>
          <w:tab/>
        </w:r>
        <w:r w:rsidR="00091E10">
          <w:rPr>
            <w:noProof/>
            <w:webHidden/>
          </w:rPr>
          <w:fldChar w:fldCharType="begin"/>
        </w:r>
        <w:r w:rsidR="00091E10">
          <w:rPr>
            <w:noProof/>
            <w:webHidden/>
          </w:rPr>
          <w:instrText xml:space="preserve"> PAGEREF _Toc435800431 \h </w:instrText>
        </w:r>
        <w:r w:rsidR="00091E10">
          <w:rPr>
            <w:noProof/>
            <w:webHidden/>
          </w:rPr>
        </w:r>
        <w:r w:rsidR="00091E10">
          <w:rPr>
            <w:noProof/>
            <w:webHidden/>
          </w:rPr>
          <w:fldChar w:fldCharType="separate"/>
        </w:r>
        <w:r w:rsidR="00091E10">
          <w:rPr>
            <w:noProof/>
            <w:webHidden/>
          </w:rPr>
          <w:t>445</w:t>
        </w:r>
        <w:r w:rsidR="00091E10">
          <w:rPr>
            <w:noProof/>
            <w:webHidden/>
          </w:rPr>
          <w:fldChar w:fldCharType="end"/>
        </w:r>
      </w:hyperlink>
    </w:p>
    <w:p w14:paraId="4642291F"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2" w:history="1">
        <w:r w:rsidR="00091E10" w:rsidRPr="007319C0">
          <w:rPr>
            <w:rStyle w:val="Hyperlink"/>
            <w:noProof/>
          </w:rPr>
          <w:t>Kathisma 14</w:t>
        </w:r>
        <w:r w:rsidR="00091E10">
          <w:rPr>
            <w:noProof/>
            <w:webHidden/>
          </w:rPr>
          <w:tab/>
        </w:r>
        <w:r w:rsidR="00091E10">
          <w:rPr>
            <w:noProof/>
            <w:webHidden/>
          </w:rPr>
          <w:fldChar w:fldCharType="begin"/>
        </w:r>
        <w:r w:rsidR="00091E10">
          <w:rPr>
            <w:noProof/>
            <w:webHidden/>
          </w:rPr>
          <w:instrText xml:space="preserve"> PAGEREF _Toc435800432 \h </w:instrText>
        </w:r>
        <w:r w:rsidR="00091E10">
          <w:rPr>
            <w:noProof/>
            <w:webHidden/>
          </w:rPr>
        </w:r>
        <w:r w:rsidR="00091E10">
          <w:rPr>
            <w:noProof/>
            <w:webHidden/>
          </w:rPr>
          <w:fldChar w:fldCharType="separate"/>
        </w:r>
        <w:r w:rsidR="00091E10">
          <w:rPr>
            <w:noProof/>
            <w:webHidden/>
          </w:rPr>
          <w:t>456</w:t>
        </w:r>
        <w:r w:rsidR="00091E10">
          <w:rPr>
            <w:noProof/>
            <w:webHidden/>
          </w:rPr>
          <w:fldChar w:fldCharType="end"/>
        </w:r>
      </w:hyperlink>
    </w:p>
    <w:p w14:paraId="7330746F"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3" w:history="1">
        <w:r w:rsidR="00091E10" w:rsidRPr="007319C0">
          <w:rPr>
            <w:rStyle w:val="Hyperlink"/>
            <w:noProof/>
          </w:rPr>
          <w:t>Kathisma 15</w:t>
        </w:r>
        <w:r w:rsidR="00091E10">
          <w:rPr>
            <w:noProof/>
            <w:webHidden/>
          </w:rPr>
          <w:tab/>
        </w:r>
        <w:r w:rsidR="00091E10">
          <w:rPr>
            <w:noProof/>
            <w:webHidden/>
          </w:rPr>
          <w:fldChar w:fldCharType="begin"/>
        </w:r>
        <w:r w:rsidR="00091E10">
          <w:rPr>
            <w:noProof/>
            <w:webHidden/>
          </w:rPr>
          <w:instrText xml:space="preserve"> PAGEREF _Toc435800433 \h </w:instrText>
        </w:r>
        <w:r w:rsidR="00091E10">
          <w:rPr>
            <w:noProof/>
            <w:webHidden/>
          </w:rPr>
        </w:r>
        <w:r w:rsidR="00091E10">
          <w:rPr>
            <w:noProof/>
            <w:webHidden/>
          </w:rPr>
          <w:fldChar w:fldCharType="separate"/>
        </w:r>
        <w:r w:rsidR="00091E10">
          <w:rPr>
            <w:noProof/>
            <w:webHidden/>
          </w:rPr>
          <w:t>467</w:t>
        </w:r>
        <w:r w:rsidR="00091E10">
          <w:rPr>
            <w:noProof/>
            <w:webHidden/>
          </w:rPr>
          <w:fldChar w:fldCharType="end"/>
        </w:r>
      </w:hyperlink>
    </w:p>
    <w:p w14:paraId="24EFAEED"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4" w:history="1">
        <w:r w:rsidR="00091E10" w:rsidRPr="007319C0">
          <w:rPr>
            <w:rStyle w:val="Hyperlink"/>
            <w:noProof/>
          </w:rPr>
          <w:t>Kathisma 16</w:t>
        </w:r>
        <w:r w:rsidR="00091E10">
          <w:rPr>
            <w:noProof/>
            <w:webHidden/>
          </w:rPr>
          <w:tab/>
        </w:r>
        <w:r w:rsidR="00091E10">
          <w:rPr>
            <w:noProof/>
            <w:webHidden/>
          </w:rPr>
          <w:fldChar w:fldCharType="begin"/>
        </w:r>
        <w:r w:rsidR="00091E10">
          <w:rPr>
            <w:noProof/>
            <w:webHidden/>
          </w:rPr>
          <w:instrText xml:space="preserve"> PAGEREF _Toc435800434 \h </w:instrText>
        </w:r>
        <w:r w:rsidR="00091E10">
          <w:rPr>
            <w:noProof/>
            <w:webHidden/>
          </w:rPr>
        </w:r>
        <w:r w:rsidR="00091E10">
          <w:rPr>
            <w:noProof/>
            <w:webHidden/>
          </w:rPr>
          <w:fldChar w:fldCharType="separate"/>
        </w:r>
        <w:r w:rsidR="00091E10">
          <w:rPr>
            <w:noProof/>
            <w:webHidden/>
          </w:rPr>
          <w:t>478</w:t>
        </w:r>
        <w:r w:rsidR="00091E10">
          <w:rPr>
            <w:noProof/>
            <w:webHidden/>
          </w:rPr>
          <w:fldChar w:fldCharType="end"/>
        </w:r>
      </w:hyperlink>
    </w:p>
    <w:p w14:paraId="1A168375"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5" w:history="1">
        <w:r w:rsidR="00091E10" w:rsidRPr="007319C0">
          <w:rPr>
            <w:rStyle w:val="Hyperlink"/>
            <w:noProof/>
          </w:rPr>
          <w:t>Kathisma 17</w:t>
        </w:r>
        <w:r w:rsidR="00091E10">
          <w:rPr>
            <w:noProof/>
            <w:webHidden/>
          </w:rPr>
          <w:tab/>
        </w:r>
        <w:r w:rsidR="00091E10">
          <w:rPr>
            <w:noProof/>
            <w:webHidden/>
          </w:rPr>
          <w:fldChar w:fldCharType="begin"/>
        </w:r>
        <w:r w:rsidR="00091E10">
          <w:rPr>
            <w:noProof/>
            <w:webHidden/>
          </w:rPr>
          <w:instrText xml:space="preserve"> PAGEREF _Toc435800435 \h </w:instrText>
        </w:r>
        <w:r w:rsidR="00091E10">
          <w:rPr>
            <w:noProof/>
            <w:webHidden/>
          </w:rPr>
        </w:r>
        <w:r w:rsidR="00091E10">
          <w:rPr>
            <w:noProof/>
            <w:webHidden/>
          </w:rPr>
          <w:fldChar w:fldCharType="separate"/>
        </w:r>
        <w:r w:rsidR="00091E10">
          <w:rPr>
            <w:noProof/>
            <w:webHidden/>
          </w:rPr>
          <w:t>489</w:t>
        </w:r>
        <w:r w:rsidR="00091E10">
          <w:rPr>
            <w:noProof/>
            <w:webHidden/>
          </w:rPr>
          <w:fldChar w:fldCharType="end"/>
        </w:r>
      </w:hyperlink>
    </w:p>
    <w:p w14:paraId="6CBDCC4F"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6" w:history="1">
        <w:r w:rsidR="00091E10" w:rsidRPr="007319C0">
          <w:rPr>
            <w:rStyle w:val="Hyperlink"/>
            <w:noProof/>
          </w:rPr>
          <w:t>Kathisma 18</w:t>
        </w:r>
        <w:r w:rsidR="00091E10">
          <w:rPr>
            <w:noProof/>
            <w:webHidden/>
          </w:rPr>
          <w:tab/>
        </w:r>
        <w:r w:rsidR="00091E10">
          <w:rPr>
            <w:noProof/>
            <w:webHidden/>
          </w:rPr>
          <w:fldChar w:fldCharType="begin"/>
        </w:r>
        <w:r w:rsidR="00091E10">
          <w:rPr>
            <w:noProof/>
            <w:webHidden/>
          </w:rPr>
          <w:instrText xml:space="preserve"> PAGEREF _Toc435800436 \h </w:instrText>
        </w:r>
        <w:r w:rsidR="00091E10">
          <w:rPr>
            <w:noProof/>
            <w:webHidden/>
          </w:rPr>
        </w:r>
        <w:r w:rsidR="00091E10">
          <w:rPr>
            <w:noProof/>
            <w:webHidden/>
          </w:rPr>
          <w:fldChar w:fldCharType="separate"/>
        </w:r>
        <w:r w:rsidR="00091E10">
          <w:rPr>
            <w:noProof/>
            <w:webHidden/>
          </w:rPr>
          <w:t>505</w:t>
        </w:r>
        <w:r w:rsidR="00091E10">
          <w:rPr>
            <w:noProof/>
            <w:webHidden/>
          </w:rPr>
          <w:fldChar w:fldCharType="end"/>
        </w:r>
      </w:hyperlink>
    </w:p>
    <w:p w14:paraId="4853E45E"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7" w:history="1">
        <w:r w:rsidR="00091E10" w:rsidRPr="007319C0">
          <w:rPr>
            <w:rStyle w:val="Hyperlink"/>
            <w:noProof/>
          </w:rPr>
          <w:t>Kathisma 19</w:t>
        </w:r>
        <w:r w:rsidR="00091E10">
          <w:rPr>
            <w:noProof/>
            <w:webHidden/>
          </w:rPr>
          <w:tab/>
        </w:r>
        <w:r w:rsidR="00091E10">
          <w:rPr>
            <w:noProof/>
            <w:webHidden/>
          </w:rPr>
          <w:fldChar w:fldCharType="begin"/>
        </w:r>
        <w:r w:rsidR="00091E10">
          <w:rPr>
            <w:noProof/>
            <w:webHidden/>
          </w:rPr>
          <w:instrText xml:space="preserve"> PAGEREF _Toc435800437 \h </w:instrText>
        </w:r>
        <w:r w:rsidR="00091E10">
          <w:rPr>
            <w:noProof/>
            <w:webHidden/>
          </w:rPr>
        </w:r>
        <w:r w:rsidR="00091E10">
          <w:rPr>
            <w:noProof/>
            <w:webHidden/>
          </w:rPr>
          <w:fldChar w:fldCharType="separate"/>
        </w:r>
        <w:r w:rsidR="00091E10">
          <w:rPr>
            <w:noProof/>
            <w:webHidden/>
          </w:rPr>
          <w:t>517</w:t>
        </w:r>
        <w:r w:rsidR="00091E10">
          <w:rPr>
            <w:noProof/>
            <w:webHidden/>
          </w:rPr>
          <w:fldChar w:fldCharType="end"/>
        </w:r>
      </w:hyperlink>
    </w:p>
    <w:p w14:paraId="556CB2C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38" w:history="1">
        <w:r w:rsidR="00091E10" w:rsidRPr="007319C0">
          <w:rPr>
            <w:rStyle w:val="Hyperlink"/>
            <w:noProof/>
          </w:rPr>
          <w:t>Kathisma 20</w:t>
        </w:r>
        <w:r w:rsidR="00091E10">
          <w:rPr>
            <w:noProof/>
            <w:webHidden/>
          </w:rPr>
          <w:tab/>
        </w:r>
        <w:r w:rsidR="00091E10">
          <w:rPr>
            <w:noProof/>
            <w:webHidden/>
          </w:rPr>
          <w:fldChar w:fldCharType="begin"/>
        </w:r>
        <w:r w:rsidR="00091E10">
          <w:rPr>
            <w:noProof/>
            <w:webHidden/>
          </w:rPr>
          <w:instrText xml:space="preserve"> PAGEREF _Toc435800438 \h </w:instrText>
        </w:r>
        <w:r w:rsidR="00091E10">
          <w:rPr>
            <w:noProof/>
            <w:webHidden/>
          </w:rPr>
        </w:r>
        <w:r w:rsidR="00091E10">
          <w:rPr>
            <w:noProof/>
            <w:webHidden/>
          </w:rPr>
          <w:fldChar w:fldCharType="separate"/>
        </w:r>
        <w:r w:rsidR="00091E10">
          <w:rPr>
            <w:noProof/>
            <w:webHidden/>
          </w:rPr>
          <w:t>530</w:t>
        </w:r>
        <w:r w:rsidR="00091E10">
          <w:rPr>
            <w:noProof/>
            <w:webHidden/>
          </w:rPr>
          <w:fldChar w:fldCharType="end"/>
        </w:r>
      </w:hyperlink>
    </w:p>
    <w:p w14:paraId="46127054" w14:textId="77777777" w:rsidR="00091E10" w:rsidRDefault="00FC3604">
      <w:pPr>
        <w:pStyle w:val="TOC1"/>
        <w:tabs>
          <w:tab w:val="right" w:leader="dot" w:pos="8846"/>
        </w:tabs>
        <w:rPr>
          <w:rFonts w:asciiTheme="minorHAnsi" w:eastAsiaTheme="minorEastAsia" w:hAnsiTheme="minorHAnsi"/>
          <w:noProof/>
          <w:sz w:val="22"/>
          <w:lang w:val="en-US"/>
        </w:rPr>
      </w:pPr>
      <w:hyperlink w:anchor="_Toc435800439" w:history="1">
        <w:r w:rsidR="00091E10" w:rsidRPr="007319C0">
          <w:rPr>
            <w:rStyle w:val="Hyperlink"/>
            <w:noProof/>
          </w:rPr>
          <w:t>The Book of Psalis and Doxologies</w:t>
        </w:r>
        <w:r w:rsidR="00091E10">
          <w:rPr>
            <w:noProof/>
            <w:webHidden/>
          </w:rPr>
          <w:tab/>
        </w:r>
        <w:r w:rsidR="00091E10">
          <w:rPr>
            <w:noProof/>
            <w:webHidden/>
          </w:rPr>
          <w:fldChar w:fldCharType="begin"/>
        </w:r>
        <w:r w:rsidR="00091E10">
          <w:rPr>
            <w:noProof/>
            <w:webHidden/>
          </w:rPr>
          <w:instrText xml:space="preserve"> PAGEREF _Toc435800439 \h </w:instrText>
        </w:r>
        <w:r w:rsidR="00091E10">
          <w:rPr>
            <w:noProof/>
            <w:webHidden/>
          </w:rPr>
        </w:r>
        <w:r w:rsidR="00091E10">
          <w:rPr>
            <w:noProof/>
            <w:webHidden/>
          </w:rPr>
          <w:fldChar w:fldCharType="separate"/>
        </w:r>
        <w:r w:rsidR="00091E10">
          <w:rPr>
            <w:noProof/>
            <w:webHidden/>
          </w:rPr>
          <w:t>540</w:t>
        </w:r>
        <w:r w:rsidR="00091E10">
          <w:rPr>
            <w:noProof/>
            <w:webHidden/>
          </w:rPr>
          <w:fldChar w:fldCharType="end"/>
        </w:r>
      </w:hyperlink>
    </w:p>
    <w:p w14:paraId="4C6C14AA"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0" w:history="1">
        <w:r w:rsidR="00091E10" w:rsidRPr="007319C0">
          <w:rPr>
            <w:rStyle w:val="Hyperlink"/>
            <w:noProof/>
          </w:rPr>
          <w:t>General and Common Doxologies</w:t>
        </w:r>
        <w:r w:rsidR="00091E10">
          <w:rPr>
            <w:noProof/>
            <w:webHidden/>
          </w:rPr>
          <w:tab/>
        </w:r>
        <w:r w:rsidR="00091E10">
          <w:rPr>
            <w:noProof/>
            <w:webHidden/>
          </w:rPr>
          <w:fldChar w:fldCharType="begin"/>
        </w:r>
        <w:r w:rsidR="00091E10">
          <w:rPr>
            <w:noProof/>
            <w:webHidden/>
          </w:rPr>
          <w:instrText xml:space="preserve"> PAGEREF _Toc435800440 \h </w:instrText>
        </w:r>
        <w:r w:rsidR="00091E10">
          <w:rPr>
            <w:noProof/>
            <w:webHidden/>
          </w:rPr>
        </w:r>
        <w:r w:rsidR="00091E10">
          <w:rPr>
            <w:noProof/>
            <w:webHidden/>
          </w:rPr>
          <w:fldChar w:fldCharType="separate"/>
        </w:r>
        <w:r w:rsidR="00091E10">
          <w:rPr>
            <w:noProof/>
            <w:webHidden/>
          </w:rPr>
          <w:t>541</w:t>
        </w:r>
        <w:r w:rsidR="00091E10">
          <w:rPr>
            <w:noProof/>
            <w:webHidden/>
          </w:rPr>
          <w:fldChar w:fldCharType="end"/>
        </w:r>
      </w:hyperlink>
    </w:p>
    <w:p w14:paraId="6961A8E7"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1" w:history="1">
        <w:r w:rsidR="00091E10" w:rsidRPr="007319C0">
          <w:rPr>
            <w:rStyle w:val="Hyperlink"/>
            <w:noProof/>
          </w:rPr>
          <w:t xml:space="preserve">September or </w:t>
        </w:r>
        <w:r w:rsidR="00091E10" w:rsidRPr="007319C0">
          <w:rPr>
            <w:rStyle w:val="Hyperlink"/>
            <w:rFonts w:ascii="FreeSerifAvvaShenouda" w:eastAsia="Arial Unicode MS" w:hAnsi="FreeSerifAvvaShenouda" w:cs="FreeSerifAvvaShenouda"/>
            <w:noProof/>
            <w:lang w:val="en-US"/>
          </w:rPr>
          <w:t>Ⲑⲟⲟⲩⲧ</w:t>
        </w:r>
        <w:r w:rsidR="00091E10">
          <w:rPr>
            <w:noProof/>
            <w:webHidden/>
          </w:rPr>
          <w:tab/>
        </w:r>
        <w:r w:rsidR="00091E10">
          <w:rPr>
            <w:noProof/>
            <w:webHidden/>
          </w:rPr>
          <w:fldChar w:fldCharType="begin"/>
        </w:r>
        <w:r w:rsidR="00091E10">
          <w:rPr>
            <w:noProof/>
            <w:webHidden/>
          </w:rPr>
          <w:instrText xml:space="preserve"> PAGEREF _Toc435800441 \h </w:instrText>
        </w:r>
        <w:r w:rsidR="00091E10">
          <w:rPr>
            <w:noProof/>
            <w:webHidden/>
          </w:rPr>
        </w:r>
        <w:r w:rsidR="00091E10">
          <w:rPr>
            <w:noProof/>
            <w:webHidden/>
          </w:rPr>
          <w:fldChar w:fldCharType="separate"/>
        </w:r>
        <w:r w:rsidR="00091E10">
          <w:rPr>
            <w:noProof/>
            <w:webHidden/>
          </w:rPr>
          <w:t>563</w:t>
        </w:r>
        <w:r w:rsidR="00091E10">
          <w:rPr>
            <w:noProof/>
            <w:webHidden/>
          </w:rPr>
          <w:fldChar w:fldCharType="end"/>
        </w:r>
      </w:hyperlink>
    </w:p>
    <w:p w14:paraId="62999C6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2" w:history="1">
        <w:r w:rsidR="00091E10" w:rsidRPr="007319C0">
          <w:rPr>
            <w:rStyle w:val="Hyperlink"/>
            <w:noProof/>
          </w:rPr>
          <w:t xml:space="preserve">October or </w:t>
        </w:r>
        <w:r w:rsidR="00091E10" w:rsidRPr="007319C0">
          <w:rPr>
            <w:rStyle w:val="Hyperlink"/>
            <w:rFonts w:ascii="FreeSerifAvvaShenouda" w:hAnsi="FreeSerifAvvaShenouda" w:cs="FreeSerifAvvaShenouda"/>
            <w:noProof/>
          </w:rPr>
          <w:t>Ⲡⲁⲱⲡⲉ</w:t>
        </w:r>
        <w:r w:rsidR="00091E10">
          <w:rPr>
            <w:noProof/>
            <w:webHidden/>
          </w:rPr>
          <w:tab/>
        </w:r>
        <w:r w:rsidR="00091E10">
          <w:rPr>
            <w:noProof/>
            <w:webHidden/>
          </w:rPr>
          <w:fldChar w:fldCharType="begin"/>
        </w:r>
        <w:r w:rsidR="00091E10">
          <w:rPr>
            <w:noProof/>
            <w:webHidden/>
          </w:rPr>
          <w:instrText xml:space="preserve"> PAGEREF _Toc435800442 \h </w:instrText>
        </w:r>
        <w:r w:rsidR="00091E10">
          <w:rPr>
            <w:noProof/>
            <w:webHidden/>
          </w:rPr>
        </w:r>
        <w:r w:rsidR="00091E10">
          <w:rPr>
            <w:noProof/>
            <w:webHidden/>
          </w:rPr>
          <w:fldChar w:fldCharType="separate"/>
        </w:r>
        <w:r w:rsidR="00091E10">
          <w:rPr>
            <w:noProof/>
            <w:webHidden/>
          </w:rPr>
          <w:t>604</w:t>
        </w:r>
        <w:r w:rsidR="00091E10">
          <w:rPr>
            <w:noProof/>
            <w:webHidden/>
          </w:rPr>
          <w:fldChar w:fldCharType="end"/>
        </w:r>
      </w:hyperlink>
    </w:p>
    <w:p w14:paraId="3A1115BF"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3" w:history="1">
        <w:r w:rsidR="00091E10" w:rsidRPr="007319C0">
          <w:rPr>
            <w:rStyle w:val="Hyperlink"/>
            <w:noProof/>
          </w:rPr>
          <w:t xml:space="preserve">November or </w:t>
        </w:r>
        <w:r w:rsidR="00091E10" w:rsidRPr="007319C0">
          <w:rPr>
            <w:rStyle w:val="Hyperlink"/>
            <w:rFonts w:ascii="FreeSerifAvvaShenouda" w:eastAsia="Arial Unicode MS" w:hAnsi="FreeSerifAvvaShenouda" w:cs="FreeSerifAvvaShenouda"/>
            <w:noProof/>
          </w:rPr>
          <w:t>Ⲁⲑⲟⲣ</w:t>
        </w:r>
        <w:r w:rsidR="00091E10">
          <w:rPr>
            <w:noProof/>
            <w:webHidden/>
          </w:rPr>
          <w:tab/>
        </w:r>
        <w:r w:rsidR="00091E10">
          <w:rPr>
            <w:noProof/>
            <w:webHidden/>
          </w:rPr>
          <w:fldChar w:fldCharType="begin"/>
        </w:r>
        <w:r w:rsidR="00091E10">
          <w:rPr>
            <w:noProof/>
            <w:webHidden/>
          </w:rPr>
          <w:instrText xml:space="preserve"> PAGEREF _Toc435800443 \h </w:instrText>
        </w:r>
        <w:r w:rsidR="00091E10">
          <w:rPr>
            <w:noProof/>
            <w:webHidden/>
          </w:rPr>
        </w:r>
        <w:r w:rsidR="00091E10">
          <w:rPr>
            <w:noProof/>
            <w:webHidden/>
          </w:rPr>
          <w:fldChar w:fldCharType="separate"/>
        </w:r>
        <w:r w:rsidR="00091E10">
          <w:rPr>
            <w:noProof/>
            <w:webHidden/>
          </w:rPr>
          <w:t>612</w:t>
        </w:r>
        <w:r w:rsidR="00091E10">
          <w:rPr>
            <w:noProof/>
            <w:webHidden/>
          </w:rPr>
          <w:fldChar w:fldCharType="end"/>
        </w:r>
      </w:hyperlink>
    </w:p>
    <w:p w14:paraId="3C7C186E"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4" w:history="1">
        <w:r w:rsidR="00091E10" w:rsidRPr="007319C0">
          <w:rPr>
            <w:rStyle w:val="Hyperlink"/>
            <w:noProof/>
          </w:rPr>
          <w:t xml:space="preserve">December or </w:t>
        </w:r>
        <w:r w:rsidR="00091E10" w:rsidRPr="007319C0">
          <w:rPr>
            <w:rStyle w:val="Hyperlink"/>
            <w:rFonts w:ascii="FreeSerifAvvaShenouda" w:hAnsi="FreeSerifAvvaShenouda" w:cs="FreeSerifAvvaShenouda"/>
            <w:noProof/>
          </w:rPr>
          <w:t>Ⲕⲟⲓⲁϩⲕ</w:t>
        </w:r>
        <w:r w:rsidR="00091E10">
          <w:rPr>
            <w:noProof/>
            <w:webHidden/>
          </w:rPr>
          <w:tab/>
        </w:r>
        <w:r w:rsidR="00091E10">
          <w:rPr>
            <w:noProof/>
            <w:webHidden/>
          </w:rPr>
          <w:fldChar w:fldCharType="begin"/>
        </w:r>
        <w:r w:rsidR="00091E10">
          <w:rPr>
            <w:noProof/>
            <w:webHidden/>
          </w:rPr>
          <w:instrText xml:space="preserve"> PAGEREF _Toc435800444 \h </w:instrText>
        </w:r>
        <w:r w:rsidR="00091E10">
          <w:rPr>
            <w:noProof/>
            <w:webHidden/>
          </w:rPr>
        </w:r>
        <w:r w:rsidR="00091E10">
          <w:rPr>
            <w:noProof/>
            <w:webHidden/>
          </w:rPr>
          <w:fldChar w:fldCharType="separate"/>
        </w:r>
        <w:r w:rsidR="00091E10">
          <w:rPr>
            <w:noProof/>
            <w:webHidden/>
          </w:rPr>
          <w:t>624</w:t>
        </w:r>
        <w:r w:rsidR="00091E10">
          <w:rPr>
            <w:noProof/>
            <w:webHidden/>
          </w:rPr>
          <w:fldChar w:fldCharType="end"/>
        </w:r>
      </w:hyperlink>
    </w:p>
    <w:p w14:paraId="7FC1F7D8"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5" w:history="1">
        <w:r w:rsidR="00091E10" w:rsidRPr="007319C0">
          <w:rPr>
            <w:rStyle w:val="Hyperlink"/>
            <w:noProof/>
          </w:rPr>
          <w:t xml:space="preserve">January or </w:t>
        </w:r>
        <w:r w:rsidR="00091E10" w:rsidRPr="007319C0">
          <w:rPr>
            <w:rStyle w:val="Hyperlink"/>
            <w:rFonts w:ascii="FreeSerifAvvaShenouda" w:hAnsi="FreeSerifAvvaShenouda" w:cs="FreeSerifAvvaShenouda"/>
            <w:noProof/>
          </w:rPr>
          <w:t>Ⲧⲱⲃⲓ</w:t>
        </w:r>
        <w:r w:rsidR="00091E10">
          <w:rPr>
            <w:noProof/>
            <w:webHidden/>
          </w:rPr>
          <w:tab/>
        </w:r>
        <w:r w:rsidR="00091E10">
          <w:rPr>
            <w:noProof/>
            <w:webHidden/>
          </w:rPr>
          <w:fldChar w:fldCharType="begin"/>
        </w:r>
        <w:r w:rsidR="00091E10">
          <w:rPr>
            <w:noProof/>
            <w:webHidden/>
          </w:rPr>
          <w:instrText xml:space="preserve"> PAGEREF _Toc435800445 \h </w:instrText>
        </w:r>
        <w:r w:rsidR="00091E10">
          <w:rPr>
            <w:noProof/>
            <w:webHidden/>
          </w:rPr>
        </w:r>
        <w:r w:rsidR="00091E10">
          <w:rPr>
            <w:noProof/>
            <w:webHidden/>
          </w:rPr>
          <w:fldChar w:fldCharType="separate"/>
        </w:r>
        <w:r w:rsidR="00091E10">
          <w:rPr>
            <w:noProof/>
            <w:webHidden/>
          </w:rPr>
          <w:t>689</w:t>
        </w:r>
        <w:r w:rsidR="00091E10">
          <w:rPr>
            <w:noProof/>
            <w:webHidden/>
          </w:rPr>
          <w:fldChar w:fldCharType="end"/>
        </w:r>
      </w:hyperlink>
    </w:p>
    <w:p w14:paraId="4F4E0909"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6" w:history="1">
        <w:r w:rsidR="00091E10" w:rsidRPr="007319C0">
          <w:rPr>
            <w:rStyle w:val="Hyperlink"/>
            <w:noProof/>
          </w:rPr>
          <w:t xml:space="preserve">February or </w:t>
        </w:r>
        <w:r w:rsidR="00091E10" w:rsidRPr="007319C0">
          <w:rPr>
            <w:rStyle w:val="Hyperlink"/>
            <w:rFonts w:ascii="FreeSerifAvvaShenouda" w:hAnsi="FreeSerifAvvaShenouda" w:cs="FreeSerifAvvaShenouda"/>
            <w:noProof/>
          </w:rPr>
          <w:t>Ⲙϣⲓⲣ</w:t>
        </w:r>
        <w:r w:rsidR="00091E10">
          <w:rPr>
            <w:noProof/>
            <w:webHidden/>
          </w:rPr>
          <w:tab/>
        </w:r>
        <w:r w:rsidR="00091E10">
          <w:rPr>
            <w:noProof/>
            <w:webHidden/>
          </w:rPr>
          <w:fldChar w:fldCharType="begin"/>
        </w:r>
        <w:r w:rsidR="00091E10">
          <w:rPr>
            <w:noProof/>
            <w:webHidden/>
          </w:rPr>
          <w:instrText xml:space="preserve"> PAGEREF _Toc435800446 \h </w:instrText>
        </w:r>
        <w:r w:rsidR="00091E10">
          <w:rPr>
            <w:noProof/>
            <w:webHidden/>
          </w:rPr>
        </w:r>
        <w:r w:rsidR="00091E10">
          <w:rPr>
            <w:noProof/>
            <w:webHidden/>
          </w:rPr>
          <w:fldChar w:fldCharType="separate"/>
        </w:r>
        <w:r w:rsidR="00091E10">
          <w:rPr>
            <w:noProof/>
            <w:webHidden/>
          </w:rPr>
          <w:t>752</w:t>
        </w:r>
        <w:r w:rsidR="00091E10">
          <w:rPr>
            <w:noProof/>
            <w:webHidden/>
          </w:rPr>
          <w:fldChar w:fldCharType="end"/>
        </w:r>
      </w:hyperlink>
    </w:p>
    <w:p w14:paraId="7FBD89F0"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7" w:history="1">
        <w:r w:rsidR="00091E10" w:rsidRPr="007319C0">
          <w:rPr>
            <w:rStyle w:val="Hyperlink"/>
            <w:noProof/>
          </w:rPr>
          <w:t xml:space="preserve">March or </w:t>
        </w:r>
        <w:r w:rsidR="00091E10" w:rsidRPr="007319C0">
          <w:rPr>
            <w:rStyle w:val="Hyperlink"/>
            <w:rFonts w:ascii="FreeSerifAvvaShenouda" w:hAnsi="FreeSerifAvvaShenouda" w:cs="FreeSerifAvvaShenouda"/>
            <w:noProof/>
          </w:rPr>
          <w:t>Ⲡⲁⲣⲙϩⲟⲧⲡ</w:t>
        </w:r>
        <w:r w:rsidR="00091E10">
          <w:rPr>
            <w:noProof/>
            <w:webHidden/>
          </w:rPr>
          <w:tab/>
        </w:r>
        <w:r w:rsidR="00091E10">
          <w:rPr>
            <w:noProof/>
            <w:webHidden/>
          </w:rPr>
          <w:fldChar w:fldCharType="begin"/>
        </w:r>
        <w:r w:rsidR="00091E10">
          <w:rPr>
            <w:noProof/>
            <w:webHidden/>
          </w:rPr>
          <w:instrText xml:space="preserve"> PAGEREF _Toc435800447 \h </w:instrText>
        </w:r>
        <w:r w:rsidR="00091E10">
          <w:rPr>
            <w:noProof/>
            <w:webHidden/>
          </w:rPr>
        </w:r>
        <w:r w:rsidR="00091E10">
          <w:rPr>
            <w:noProof/>
            <w:webHidden/>
          </w:rPr>
          <w:fldChar w:fldCharType="separate"/>
        </w:r>
        <w:r w:rsidR="00091E10">
          <w:rPr>
            <w:noProof/>
            <w:webHidden/>
          </w:rPr>
          <w:t>756</w:t>
        </w:r>
        <w:r w:rsidR="00091E10">
          <w:rPr>
            <w:noProof/>
            <w:webHidden/>
          </w:rPr>
          <w:fldChar w:fldCharType="end"/>
        </w:r>
      </w:hyperlink>
    </w:p>
    <w:p w14:paraId="2561BD1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8" w:history="1">
        <w:r w:rsidR="00091E10" w:rsidRPr="007319C0">
          <w:rPr>
            <w:rStyle w:val="Hyperlink"/>
            <w:noProof/>
          </w:rPr>
          <w:t>April</w:t>
        </w:r>
        <w:r w:rsidR="00091E10" w:rsidRPr="007319C0">
          <w:rPr>
            <w:rStyle w:val="Hyperlink"/>
            <w:noProof/>
            <w:lang w:val="en-US"/>
          </w:rPr>
          <w:t xml:space="preserve"> or</w:t>
        </w:r>
        <w:r w:rsidR="00091E10" w:rsidRPr="007319C0">
          <w:rPr>
            <w:rStyle w:val="Hyperlink"/>
            <w:noProof/>
          </w:rPr>
          <w:t xml:space="preserve"> </w:t>
        </w:r>
        <w:r w:rsidR="00091E10" w:rsidRPr="007319C0">
          <w:rPr>
            <w:rStyle w:val="Hyperlink"/>
            <w:rFonts w:ascii="FreeSerifAvvaShenouda" w:hAnsi="FreeSerifAvvaShenouda" w:cs="FreeSerifAvvaShenouda"/>
            <w:noProof/>
          </w:rPr>
          <w:t>Ⲡⲁⲣⲙⲟⲩⲧⲉ</w:t>
        </w:r>
        <w:r w:rsidR="00091E10">
          <w:rPr>
            <w:noProof/>
            <w:webHidden/>
          </w:rPr>
          <w:tab/>
        </w:r>
        <w:r w:rsidR="00091E10">
          <w:rPr>
            <w:noProof/>
            <w:webHidden/>
          </w:rPr>
          <w:fldChar w:fldCharType="begin"/>
        </w:r>
        <w:r w:rsidR="00091E10">
          <w:rPr>
            <w:noProof/>
            <w:webHidden/>
          </w:rPr>
          <w:instrText xml:space="preserve"> PAGEREF _Toc435800448 \h </w:instrText>
        </w:r>
        <w:r w:rsidR="00091E10">
          <w:rPr>
            <w:noProof/>
            <w:webHidden/>
          </w:rPr>
        </w:r>
        <w:r w:rsidR="00091E10">
          <w:rPr>
            <w:noProof/>
            <w:webHidden/>
          </w:rPr>
          <w:fldChar w:fldCharType="separate"/>
        </w:r>
        <w:r w:rsidR="00091E10">
          <w:rPr>
            <w:noProof/>
            <w:webHidden/>
          </w:rPr>
          <w:t>773</w:t>
        </w:r>
        <w:r w:rsidR="00091E10">
          <w:rPr>
            <w:noProof/>
            <w:webHidden/>
          </w:rPr>
          <w:fldChar w:fldCharType="end"/>
        </w:r>
      </w:hyperlink>
    </w:p>
    <w:p w14:paraId="319EF8D6"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49" w:history="1">
        <w:r w:rsidR="00091E10" w:rsidRPr="007319C0">
          <w:rPr>
            <w:rStyle w:val="Hyperlink"/>
            <w:noProof/>
          </w:rPr>
          <w:t xml:space="preserve">May or </w:t>
        </w:r>
        <w:r w:rsidR="00091E10" w:rsidRPr="007319C0">
          <w:rPr>
            <w:rStyle w:val="Hyperlink"/>
            <w:rFonts w:ascii="FreeSerifAvvaShenouda" w:eastAsia="Arial Unicode MS" w:hAnsi="FreeSerifAvvaShenouda" w:cs="FreeSerifAvvaShenouda"/>
            <w:noProof/>
            <w:lang w:val="en-US"/>
          </w:rPr>
          <w:t>Ⲡⲁϣⲁⲛⲥ</w:t>
        </w:r>
        <w:r w:rsidR="00091E10">
          <w:rPr>
            <w:noProof/>
            <w:webHidden/>
          </w:rPr>
          <w:tab/>
        </w:r>
        <w:r w:rsidR="00091E10">
          <w:rPr>
            <w:noProof/>
            <w:webHidden/>
          </w:rPr>
          <w:fldChar w:fldCharType="begin"/>
        </w:r>
        <w:r w:rsidR="00091E10">
          <w:rPr>
            <w:noProof/>
            <w:webHidden/>
          </w:rPr>
          <w:instrText xml:space="preserve"> PAGEREF _Toc435800449 \h </w:instrText>
        </w:r>
        <w:r w:rsidR="00091E10">
          <w:rPr>
            <w:noProof/>
            <w:webHidden/>
          </w:rPr>
        </w:r>
        <w:r w:rsidR="00091E10">
          <w:rPr>
            <w:noProof/>
            <w:webHidden/>
          </w:rPr>
          <w:fldChar w:fldCharType="separate"/>
        </w:r>
        <w:r w:rsidR="00091E10">
          <w:rPr>
            <w:noProof/>
            <w:webHidden/>
          </w:rPr>
          <w:t>778</w:t>
        </w:r>
        <w:r w:rsidR="00091E10">
          <w:rPr>
            <w:noProof/>
            <w:webHidden/>
          </w:rPr>
          <w:fldChar w:fldCharType="end"/>
        </w:r>
      </w:hyperlink>
    </w:p>
    <w:p w14:paraId="3ABD0468"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0" w:history="1">
        <w:r w:rsidR="00091E10" w:rsidRPr="007319C0">
          <w:rPr>
            <w:rStyle w:val="Hyperlink"/>
            <w:noProof/>
          </w:rPr>
          <w:t xml:space="preserve">June or </w:t>
        </w:r>
        <w:r w:rsidR="00091E10" w:rsidRPr="007319C0">
          <w:rPr>
            <w:rStyle w:val="Hyperlink"/>
            <w:rFonts w:ascii="FreeSerifAvvaShenouda" w:hAnsi="FreeSerifAvvaShenouda" w:cs="FreeSerifAvvaShenouda"/>
            <w:noProof/>
          </w:rPr>
          <w:t>Ⲡⲁⲱⲛⲉ</w:t>
        </w:r>
        <w:r w:rsidR="00091E10">
          <w:rPr>
            <w:noProof/>
            <w:webHidden/>
          </w:rPr>
          <w:tab/>
        </w:r>
        <w:r w:rsidR="00091E10">
          <w:rPr>
            <w:noProof/>
            <w:webHidden/>
          </w:rPr>
          <w:fldChar w:fldCharType="begin"/>
        </w:r>
        <w:r w:rsidR="00091E10">
          <w:rPr>
            <w:noProof/>
            <w:webHidden/>
          </w:rPr>
          <w:instrText xml:space="preserve"> PAGEREF _Toc435800450 \h </w:instrText>
        </w:r>
        <w:r w:rsidR="00091E10">
          <w:rPr>
            <w:noProof/>
            <w:webHidden/>
          </w:rPr>
        </w:r>
        <w:r w:rsidR="00091E10">
          <w:rPr>
            <w:noProof/>
            <w:webHidden/>
          </w:rPr>
          <w:fldChar w:fldCharType="separate"/>
        </w:r>
        <w:r w:rsidR="00091E10">
          <w:rPr>
            <w:noProof/>
            <w:webHidden/>
          </w:rPr>
          <w:t>800</w:t>
        </w:r>
        <w:r w:rsidR="00091E10">
          <w:rPr>
            <w:noProof/>
            <w:webHidden/>
          </w:rPr>
          <w:fldChar w:fldCharType="end"/>
        </w:r>
      </w:hyperlink>
    </w:p>
    <w:p w14:paraId="005EDB62"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1" w:history="1">
        <w:r w:rsidR="00091E10" w:rsidRPr="007319C0">
          <w:rPr>
            <w:rStyle w:val="Hyperlink"/>
            <w:noProof/>
          </w:rPr>
          <w:t xml:space="preserve">July or </w:t>
        </w:r>
        <w:r w:rsidR="00091E10" w:rsidRPr="007319C0">
          <w:rPr>
            <w:rStyle w:val="Hyperlink"/>
            <w:rFonts w:ascii="FreeSerifAvvaShenouda" w:hAnsi="FreeSerifAvvaShenouda" w:cs="FreeSerifAvvaShenouda"/>
            <w:noProof/>
          </w:rPr>
          <w:t>Ⲉⲡⲏⲡ</w:t>
        </w:r>
        <w:r w:rsidR="00091E10">
          <w:rPr>
            <w:noProof/>
            <w:webHidden/>
          </w:rPr>
          <w:tab/>
        </w:r>
        <w:r w:rsidR="00091E10">
          <w:rPr>
            <w:noProof/>
            <w:webHidden/>
          </w:rPr>
          <w:fldChar w:fldCharType="begin"/>
        </w:r>
        <w:r w:rsidR="00091E10">
          <w:rPr>
            <w:noProof/>
            <w:webHidden/>
          </w:rPr>
          <w:instrText xml:space="preserve"> PAGEREF _Toc435800451 \h </w:instrText>
        </w:r>
        <w:r w:rsidR="00091E10">
          <w:rPr>
            <w:noProof/>
            <w:webHidden/>
          </w:rPr>
        </w:r>
        <w:r w:rsidR="00091E10">
          <w:rPr>
            <w:noProof/>
            <w:webHidden/>
          </w:rPr>
          <w:fldChar w:fldCharType="separate"/>
        </w:r>
        <w:r w:rsidR="00091E10">
          <w:rPr>
            <w:noProof/>
            <w:webHidden/>
          </w:rPr>
          <w:t>827</w:t>
        </w:r>
        <w:r w:rsidR="00091E10">
          <w:rPr>
            <w:noProof/>
            <w:webHidden/>
          </w:rPr>
          <w:fldChar w:fldCharType="end"/>
        </w:r>
      </w:hyperlink>
    </w:p>
    <w:p w14:paraId="5212EAA9"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2" w:history="1">
        <w:r w:rsidR="00091E10" w:rsidRPr="007319C0">
          <w:rPr>
            <w:rStyle w:val="Hyperlink"/>
            <w:noProof/>
          </w:rPr>
          <w:t xml:space="preserve">August or </w:t>
        </w:r>
        <w:r w:rsidR="00091E10" w:rsidRPr="007319C0">
          <w:rPr>
            <w:rStyle w:val="Hyperlink"/>
            <w:rFonts w:ascii="FreeSerifAvvaShenouda" w:hAnsi="FreeSerifAvvaShenouda" w:cs="FreeSerifAvvaShenouda"/>
            <w:noProof/>
          </w:rPr>
          <w:t>Ⲙⲉⲥⲟⲣⲏ and Ⲕⲟⲩϫⲓ ⲛ</w:t>
        </w:r>
        <w:r w:rsidR="00091E10" w:rsidRPr="007319C0">
          <w:rPr>
            <w:rStyle w:val="Hyperlink"/>
            <w:rFonts w:ascii="FreeSerifAvvaShenouda" w:hAnsi="FreeSerifAvvaShenouda" w:cs="FreeSerifAvvaShenouda"/>
            <w:noProof/>
            <w:lang w:val="en-US"/>
          </w:rPr>
          <w:t xml:space="preserve">̀ⲁ̀ⲃⲟⲧ </w:t>
        </w:r>
        <w:r w:rsidR="00091E10" w:rsidRPr="007319C0">
          <w:rPr>
            <w:rStyle w:val="Hyperlink"/>
            <w:noProof/>
          </w:rPr>
          <w:t>(The Little Month)</w:t>
        </w:r>
        <w:r w:rsidR="00091E10">
          <w:rPr>
            <w:noProof/>
            <w:webHidden/>
          </w:rPr>
          <w:tab/>
        </w:r>
        <w:r w:rsidR="00091E10">
          <w:rPr>
            <w:noProof/>
            <w:webHidden/>
          </w:rPr>
          <w:fldChar w:fldCharType="begin"/>
        </w:r>
        <w:r w:rsidR="00091E10">
          <w:rPr>
            <w:noProof/>
            <w:webHidden/>
          </w:rPr>
          <w:instrText xml:space="preserve"> PAGEREF _Toc435800452 \h </w:instrText>
        </w:r>
        <w:r w:rsidR="00091E10">
          <w:rPr>
            <w:noProof/>
            <w:webHidden/>
          </w:rPr>
        </w:r>
        <w:r w:rsidR="00091E10">
          <w:rPr>
            <w:noProof/>
            <w:webHidden/>
          </w:rPr>
          <w:fldChar w:fldCharType="separate"/>
        </w:r>
        <w:r w:rsidR="00091E10">
          <w:rPr>
            <w:noProof/>
            <w:webHidden/>
          </w:rPr>
          <w:t>840</w:t>
        </w:r>
        <w:r w:rsidR="00091E10">
          <w:rPr>
            <w:noProof/>
            <w:webHidden/>
          </w:rPr>
          <w:fldChar w:fldCharType="end"/>
        </w:r>
      </w:hyperlink>
    </w:p>
    <w:p w14:paraId="3AC127BE"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3" w:history="1">
        <w:r w:rsidR="00091E10" w:rsidRPr="007319C0">
          <w:rPr>
            <w:rStyle w:val="Hyperlink"/>
            <w:noProof/>
          </w:rPr>
          <w:t>The Pascal Cycle</w:t>
        </w:r>
        <w:r w:rsidR="00091E10">
          <w:rPr>
            <w:noProof/>
            <w:webHidden/>
          </w:rPr>
          <w:tab/>
        </w:r>
        <w:r w:rsidR="00091E10">
          <w:rPr>
            <w:noProof/>
            <w:webHidden/>
          </w:rPr>
          <w:fldChar w:fldCharType="begin"/>
        </w:r>
        <w:r w:rsidR="00091E10">
          <w:rPr>
            <w:noProof/>
            <w:webHidden/>
          </w:rPr>
          <w:instrText xml:space="preserve"> PAGEREF _Toc435800453 \h </w:instrText>
        </w:r>
        <w:r w:rsidR="00091E10">
          <w:rPr>
            <w:noProof/>
            <w:webHidden/>
          </w:rPr>
        </w:r>
        <w:r w:rsidR="00091E10">
          <w:rPr>
            <w:noProof/>
            <w:webHidden/>
          </w:rPr>
          <w:fldChar w:fldCharType="separate"/>
        </w:r>
        <w:r w:rsidR="00091E10">
          <w:rPr>
            <w:noProof/>
            <w:webHidden/>
          </w:rPr>
          <w:t>864</w:t>
        </w:r>
        <w:r w:rsidR="00091E10">
          <w:rPr>
            <w:noProof/>
            <w:webHidden/>
          </w:rPr>
          <w:fldChar w:fldCharType="end"/>
        </w:r>
      </w:hyperlink>
    </w:p>
    <w:p w14:paraId="1F1E7DCA"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4" w:history="1">
        <w:r w:rsidR="00091E10" w:rsidRPr="007319C0">
          <w:rPr>
            <w:rStyle w:val="Hyperlink"/>
            <w:noProof/>
          </w:rPr>
          <w:t>Hymns for Koiak</w:t>
        </w:r>
        <w:r w:rsidR="00091E10">
          <w:rPr>
            <w:noProof/>
            <w:webHidden/>
          </w:rPr>
          <w:tab/>
        </w:r>
        <w:r w:rsidR="00091E10">
          <w:rPr>
            <w:noProof/>
            <w:webHidden/>
          </w:rPr>
          <w:fldChar w:fldCharType="begin"/>
        </w:r>
        <w:r w:rsidR="00091E10">
          <w:rPr>
            <w:noProof/>
            <w:webHidden/>
          </w:rPr>
          <w:instrText xml:space="preserve"> PAGEREF _Toc435800454 \h </w:instrText>
        </w:r>
        <w:r w:rsidR="00091E10">
          <w:rPr>
            <w:noProof/>
            <w:webHidden/>
          </w:rPr>
        </w:r>
        <w:r w:rsidR="00091E10">
          <w:rPr>
            <w:noProof/>
            <w:webHidden/>
          </w:rPr>
          <w:fldChar w:fldCharType="separate"/>
        </w:r>
        <w:r w:rsidR="00091E10">
          <w:rPr>
            <w:noProof/>
            <w:webHidden/>
          </w:rPr>
          <w:t>936</w:t>
        </w:r>
        <w:r w:rsidR="00091E10">
          <w:rPr>
            <w:noProof/>
            <w:webHidden/>
          </w:rPr>
          <w:fldChar w:fldCharType="end"/>
        </w:r>
      </w:hyperlink>
    </w:p>
    <w:p w14:paraId="6FCC7915"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5" w:history="1">
        <w:r w:rsidR="00091E10" w:rsidRPr="007319C0">
          <w:rPr>
            <w:rStyle w:val="Hyperlink"/>
            <w:noProof/>
          </w:rPr>
          <w:t>Index of Psalis</w:t>
        </w:r>
        <w:r w:rsidR="00091E10">
          <w:rPr>
            <w:noProof/>
            <w:webHidden/>
          </w:rPr>
          <w:tab/>
        </w:r>
        <w:r w:rsidR="00091E10">
          <w:rPr>
            <w:noProof/>
            <w:webHidden/>
          </w:rPr>
          <w:fldChar w:fldCharType="begin"/>
        </w:r>
        <w:r w:rsidR="00091E10">
          <w:rPr>
            <w:noProof/>
            <w:webHidden/>
          </w:rPr>
          <w:instrText xml:space="preserve"> PAGEREF _Toc435800455 \h </w:instrText>
        </w:r>
        <w:r w:rsidR="00091E10">
          <w:rPr>
            <w:noProof/>
            <w:webHidden/>
          </w:rPr>
        </w:r>
        <w:r w:rsidR="00091E10">
          <w:rPr>
            <w:noProof/>
            <w:webHidden/>
          </w:rPr>
          <w:fldChar w:fldCharType="separate"/>
        </w:r>
        <w:r w:rsidR="00091E10">
          <w:rPr>
            <w:noProof/>
            <w:webHidden/>
          </w:rPr>
          <w:t>952</w:t>
        </w:r>
        <w:r w:rsidR="00091E10">
          <w:rPr>
            <w:noProof/>
            <w:webHidden/>
          </w:rPr>
          <w:fldChar w:fldCharType="end"/>
        </w:r>
      </w:hyperlink>
    </w:p>
    <w:p w14:paraId="124E1E81" w14:textId="77777777" w:rsidR="00091E10" w:rsidRDefault="00FC3604">
      <w:pPr>
        <w:pStyle w:val="TOC2"/>
        <w:tabs>
          <w:tab w:val="right" w:leader="dot" w:pos="8846"/>
        </w:tabs>
        <w:rPr>
          <w:rFonts w:asciiTheme="minorHAnsi" w:eastAsiaTheme="minorEastAsia" w:hAnsiTheme="minorHAnsi"/>
          <w:noProof/>
          <w:sz w:val="22"/>
          <w:lang w:val="en-US"/>
        </w:rPr>
      </w:pPr>
      <w:hyperlink w:anchor="_Toc435800456" w:history="1">
        <w:r w:rsidR="00091E10" w:rsidRPr="007319C0">
          <w:rPr>
            <w:rStyle w:val="Hyperlink"/>
            <w:noProof/>
          </w:rPr>
          <w:t>Index of Doxologies</w:t>
        </w:r>
        <w:r w:rsidR="00091E10">
          <w:rPr>
            <w:noProof/>
            <w:webHidden/>
          </w:rPr>
          <w:tab/>
        </w:r>
        <w:r w:rsidR="00091E10">
          <w:rPr>
            <w:noProof/>
            <w:webHidden/>
          </w:rPr>
          <w:fldChar w:fldCharType="begin"/>
        </w:r>
        <w:r w:rsidR="00091E10">
          <w:rPr>
            <w:noProof/>
            <w:webHidden/>
          </w:rPr>
          <w:instrText xml:space="preserve"> PAGEREF _Toc435800456 \h </w:instrText>
        </w:r>
        <w:r w:rsidR="00091E10">
          <w:rPr>
            <w:noProof/>
            <w:webHidden/>
          </w:rPr>
        </w:r>
        <w:r w:rsidR="00091E10">
          <w:rPr>
            <w:noProof/>
            <w:webHidden/>
          </w:rPr>
          <w:fldChar w:fldCharType="separate"/>
        </w:r>
        <w:r w:rsidR="00091E10">
          <w:rPr>
            <w:noProof/>
            <w:webHidden/>
          </w:rPr>
          <w:t>954</w:t>
        </w:r>
        <w:r w:rsidR="00091E10">
          <w:rPr>
            <w:noProof/>
            <w:webHidden/>
          </w:rPr>
          <w:fldChar w:fldCharType="end"/>
        </w:r>
      </w:hyperlink>
    </w:p>
    <w:p w14:paraId="7916C952" w14:textId="77777777" w:rsidR="00964F23" w:rsidRDefault="003A78C2" w:rsidP="009A25DD">
      <w:pPr>
        <w:pStyle w:val="Heading1"/>
      </w:pPr>
      <w:r>
        <w:rPr>
          <w:lang w:val="en-US"/>
        </w:rPr>
        <w:lastRenderedPageBreak/>
        <w:fldChar w:fldCharType="end"/>
      </w:r>
      <w:bookmarkStart w:id="11" w:name="_Toc410196896"/>
      <w:r w:rsidR="00964F23" w:rsidRPr="00964F23">
        <w:t xml:space="preserve"> </w:t>
      </w:r>
      <w:bookmarkStart w:id="12" w:name="_Toc435800407"/>
      <w:r w:rsidR="00964F23">
        <w:t xml:space="preserve">Front </w:t>
      </w:r>
      <w:r w:rsidR="00964F23" w:rsidRPr="009A25DD">
        <w:t>Matter</w:t>
      </w:r>
      <w:bookmarkEnd w:id="11"/>
      <w:bookmarkEnd w:id="12"/>
    </w:p>
    <w:p w14:paraId="7A364D91" w14:textId="77777777" w:rsidR="00964F23" w:rsidRDefault="00964F23" w:rsidP="00FB5E62">
      <w:pPr>
        <w:pStyle w:val="Heading3"/>
      </w:pPr>
      <w:bookmarkStart w:id="13" w:name="_Toc410196897"/>
      <w:r>
        <w:t>Style of English</w:t>
      </w:r>
      <w:bookmarkEnd w:id="13"/>
    </w:p>
    <w:p w14:paraId="104A9A68" w14:textId="77777777" w:rsidR="00964F23" w:rsidRDefault="00964F23" w:rsidP="00FB5E62">
      <w:pPr>
        <w:pStyle w:val="Heading3"/>
      </w:pPr>
      <w:bookmarkStart w:id="14" w:name="_Toc410196898"/>
      <w:r>
        <w:t>Later Additions and Navigating the Book</w:t>
      </w:r>
      <w:bookmarkEnd w:id="14"/>
    </w:p>
    <w:p w14:paraId="19123C75" w14:textId="77777777" w:rsidR="00964F23" w:rsidRDefault="00964F23" w:rsidP="00FB5E62">
      <w:pPr>
        <w:pStyle w:val="Heading3"/>
      </w:pPr>
      <w:bookmarkStart w:id="15" w:name="_Toc410196899"/>
      <w:r>
        <w:t>Order of Day and Services</w:t>
      </w:r>
      <w:bookmarkEnd w:id="15"/>
    </w:p>
    <w:p w14:paraId="6BA62294" w14:textId="77777777" w:rsidR="00964F23" w:rsidRDefault="00964F23" w:rsidP="00FB5E62">
      <w:pPr>
        <w:pStyle w:val="Heading3"/>
      </w:pPr>
      <w:bookmarkStart w:id="16" w:name="_Toc410196900"/>
      <w:r>
        <w:t>The Nature of the Hours</w:t>
      </w:r>
      <w:bookmarkEnd w:id="16"/>
    </w:p>
    <w:p w14:paraId="5F896BF1" w14:textId="77777777" w:rsidR="00964F23" w:rsidRDefault="00964F23" w:rsidP="00FB5E62">
      <w:pPr>
        <w:pStyle w:val="Heading3"/>
      </w:pPr>
      <w:bookmarkStart w:id="17" w:name="_Toc410196901"/>
      <w:r>
        <w:t>Koiak</w:t>
      </w:r>
      <w:bookmarkEnd w:id="17"/>
    </w:p>
    <w:p w14:paraId="35FEF736" w14:textId="77777777" w:rsidR="00964F23" w:rsidRPr="004A327A" w:rsidRDefault="00964F23" w:rsidP="00FB5E62">
      <w:pPr>
        <w:pStyle w:val="Heading3"/>
      </w:pPr>
      <w:bookmarkStart w:id="18" w:name="_Toc410196902"/>
      <w:r>
        <w:t>The Use of Books in the Church</w:t>
      </w:r>
      <w:bookmarkEnd w:id="18"/>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7447E17F" w14:textId="77777777" w:rsidR="00964F23" w:rsidRPr="00816568" w:rsidRDefault="00964F23" w:rsidP="00964F23">
      <w:pPr>
        <w:pStyle w:val="Heading1"/>
      </w:pPr>
      <w:bookmarkStart w:id="19" w:name="_Toc410196903"/>
      <w:bookmarkStart w:id="20" w:name="_Toc435800408"/>
      <w:bookmarkStart w:id="21" w:name="_Toc289112505"/>
      <w:bookmarkStart w:id="22" w:name="_Toc297322052"/>
      <w:bookmarkStart w:id="23" w:name="_Toc297407697"/>
      <w:bookmarkStart w:id="24" w:name="_Toc298445749"/>
      <w:bookmarkStart w:id="25" w:name="_Toc298681232"/>
      <w:bookmarkStart w:id="26" w:name="_Toc298447474"/>
      <w:bookmarkStart w:id="27" w:name="_Toc308441893"/>
      <w:r>
        <w:lastRenderedPageBreak/>
        <w:t>The Horologion: The Book of the Hours</w:t>
      </w:r>
      <w:bookmarkEnd w:id="19"/>
      <w:bookmarkEnd w:id="20"/>
    </w:p>
    <w:p w14:paraId="04A2C45E" w14:textId="77777777" w:rsidR="00964F23" w:rsidRDefault="00964F23" w:rsidP="00964F23">
      <w:pPr>
        <w:pStyle w:val="Heading2"/>
      </w:pPr>
      <w:bookmarkStart w:id="28" w:name="_Toc410196171"/>
      <w:bookmarkStart w:id="29" w:name="_Toc410196402"/>
      <w:bookmarkStart w:id="30" w:name="_Toc410196904"/>
      <w:bookmarkStart w:id="31" w:name="_Toc435800409"/>
      <w:r>
        <w:lastRenderedPageBreak/>
        <w:t>The Setting of the Sun: Vespers (the Eleventh Hour)</w:t>
      </w:r>
      <w:bookmarkEnd w:id="28"/>
      <w:bookmarkEnd w:id="29"/>
      <w:bookmarkEnd w:id="30"/>
      <w:bookmarkEnd w:id="3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2" w:name="_Toc410196172"/>
      <w:bookmarkStart w:id="33" w:name="_Toc410196403"/>
      <w:bookmarkStart w:id="34" w:name="_Toc410196905"/>
      <w:bookmarkStart w:id="35" w:name="_Ref435790480"/>
      <w:bookmarkStart w:id="36" w:name="_Ref435790486"/>
      <w:r>
        <w:t>Vespers Praise</w:t>
      </w:r>
      <w:bookmarkEnd w:id="32"/>
      <w:bookmarkEnd w:id="33"/>
      <w:bookmarkEnd w:id="34"/>
      <w:bookmarkEnd w:id="35"/>
      <w:bookmarkEnd w:id="36"/>
    </w:p>
    <w:p w14:paraId="03E8CF99" w14:textId="77777777" w:rsidR="00964F23" w:rsidRDefault="00964F23" w:rsidP="009A25DD">
      <w:pPr>
        <w:pStyle w:val="Heading5"/>
      </w:pPr>
      <w:bookmarkStart w:id="37" w:name="_Toc410196404"/>
      <w:bookmarkStart w:id="38" w:name="_Toc410196906"/>
      <w:r>
        <w:t>Psalm 116</w:t>
      </w:r>
      <w:bookmarkEnd w:id="37"/>
      <w:bookmarkEnd w:id="3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091E10">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9" w:name="_Toc410196173"/>
      <w:bookmarkStart w:id="40" w:name="_Toc410196405"/>
      <w:bookmarkStart w:id="41" w:name="_Toc410196907"/>
      <w:bookmarkStart w:id="42" w:name="_Ref435789546"/>
      <w:bookmarkStart w:id="43" w:name="_Ref435789552"/>
      <w:r>
        <w:t>The Psalms of the Eleventh Hour (Little Vespers)</w:t>
      </w:r>
      <w:bookmarkEnd w:id="39"/>
      <w:bookmarkEnd w:id="40"/>
      <w:bookmarkEnd w:id="41"/>
      <w:bookmarkEnd w:id="42"/>
      <w:bookmarkEnd w:id="43"/>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4" w:name="_Ref411967832"/>
      <w:r>
        <w:t>The Lord's Prayer</w:t>
      </w:r>
      <w:bookmarkEnd w:id="44"/>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5" w:name="_Ref411967872"/>
      <w:r>
        <w:t>The Prayer of Thanksgiving</w:t>
      </w:r>
      <w:bookmarkEnd w:id="45"/>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91E10">
        <w:rPr>
          <w:noProof/>
          <w:lang w:val="en-GB"/>
        </w:rPr>
        <w:t>378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6" w:name="_Ref434576694"/>
      <w:r>
        <w:rPr>
          <w:lang w:val="en-GB"/>
        </w:rPr>
        <w:t>The Psalms</w:t>
      </w:r>
      <w:r w:rsidR="00F14AA6">
        <w:rPr>
          <w:lang w:val="en-GB"/>
        </w:rPr>
        <w:t xml:space="preserve"> of Sunset (Vespers)</w:t>
      </w:r>
      <w:bookmarkEnd w:id="46"/>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91E10">
        <w:t>Psalm</w:t>
      </w:r>
      <w:r w:rsidR="00091E10" w:rsidRPr="00AB1781">
        <w:t xml:space="preserve"> 116</w:t>
      </w:r>
      <w:r w:rsidR="00091E10">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091E10">
        <w:rPr>
          <w:noProof/>
        </w:rPr>
        <w:t>485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91E10">
        <w:t>Psalm</w:t>
      </w:r>
      <w:r w:rsidR="00091E10" w:rsidRPr="00AB1781">
        <w:t xml:space="preserve"> 117</w:t>
      </w:r>
      <w:r w:rsidR="00091E10">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091E10">
        <w:rPr>
          <w:noProof/>
        </w:rPr>
        <w:t>486</w:t>
      </w:r>
      <w:r w:rsidR="003A78C2">
        <w:fldChar w:fldCharType="end"/>
      </w:r>
    </w:p>
    <w:p w14:paraId="285C23C2" w14:textId="77777777" w:rsidR="00091E10" w:rsidRPr="00AB1781" w:rsidRDefault="001744DD" w:rsidP="00091E10">
      <w:pPr>
        <w:pStyle w:val="EngHang"/>
        <w:tabs>
          <w:tab w:val="left" w:leader="dot" w:pos="8280"/>
        </w:tabs>
      </w:pPr>
      <w:r>
        <w:fldChar w:fldCharType="begin"/>
      </w:r>
      <w:r>
        <w:instrText xml:space="preserve"> REF _Ref411967235 \h  \* MERGEFORMAT </w:instrText>
      </w:r>
      <w:r>
        <w:fldChar w:fldCharType="separate"/>
      </w:r>
      <w:r w:rsidR="00091E10" w:rsidRPr="00AB1781">
        <w:t>K</w:t>
      </w:r>
      <w:r w:rsidR="00091E10">
        <w:t>athisma</w:t>
      </w:r>
      <w:r w:rsidR="00091E10" w:rsidRPr="00AB1781">
        <w:t xml:space="preserve"> 1</w:t>
      </w:r>
      <w:r w:rsidR="00091E10">
        <w:t>8</w:t>
      </w:r>
    </w:p>
    <w:p w14:paraId="4928E776" w14:textId="77777777" w:rsidR="000D0A3F" w:rsidRDefault="00091E10" w:rsidP="00AC19C5">
      <w:pPr>
        <w:pStyle w:val="EngHang"/>
        <w:tabs>
          <w:tab w:val="left" w:leader="dot" w:pos="8280"/>
        </w:tabs>
      </w:pPr>
      <w:r>
        <w:t>Psalm</w:t>
      </w:r>
      <w:r w:rsidRPr="00AB1781">
        <w:t xml:space="preserve"> 119</w:t>
      </w:r>
      <w:r>
        <w:t>: To the Lord in the hour of my distress I cry</w:t>
      </w:r>
      <w:r w:rsidR="001744DD">
        <w:fldChar w:fldCharType="end"/>
      </w:r>
      <w:r w:rsidR="000D0A3F">
        <w:tab/>
      </w:r>
      <w:r w:rsidR="003A78C2">
        <w:fldChar w:fldCharType="begin"/>
      </w:r>
      <w:r w:rsidR="000D0A3F">
        <w:instrText xml:space="preserve"> PAGEREF _Ref411967235 \h </w:instrText>
      </w:r>
      <w:r w:rsidR="003A78C2">
        <w:fldChar w:fldCharType="separate"/>
      </w:r>
      <w:r>
        <w:rPr>
          <w:noProof/>
        </w:rPr>
        <w:t>505</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91E10">
        <w:t>Psalm</w:t>
      </w:r>
      <w:r w:rsidR="00091E10" w:rsidRPr="00AB1781">
        <w:t xml:space="preserve"> 120</w:t>
      </w:r>
      <w:r w:rsidR="00091E10">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91E10">
        <w:rPr>
          <w:noProof/>
        </w:rPr>
        <w:t>505</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91E10">
        <w:t>Psalm</w:t>
      </w:r>
      <w:r w:rsidR="00091E10" w:rsidRPr="00AB1781">
        <w:t xml:space="preserve"> 121</w:t>
      </w:r>
      <w:r w:rsidR="00091E10">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91E10">
        <w:rPr>
          <w:noProof/>
        </w:rPr>
        <w:t>506</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91E10">
        <w:t>Psalm</w:t>
      </w:r>
      <w:r w:rsidR="00091E10" w:rsidRPr="00AB1781">
        <w:t xml:space="preserve"> 122</w:t>
      </w:r>
      <w:r w:rsidR="00091E10">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091E10">
        <w:rPr>
          <w:noProof/>
        </w:rPr>
        <w:t>507</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91E10">
        <w:t>Psalm</w:t>
      </w:r>
      <w:r w:rsidR="00091E10" w:rsidRPr="00AB1781">
        <w:t xml:space="preserve"> 123</w:t>
      </w:r>
      <w:r w:rsidR="00091E10">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091E10">
        <w:rPr>
          <w:noProof/>
        </w:rPr>
        <w:t>508</w:t>
      </w:r>
      <w:r w:rsidR="003A78C2">
        <w:fldChar w:fldCharType="end"/>
      </w:r>
    </w:p>
    <w:p w14:paraId="00CD22AD" w14:textId="77777777" w:rsidR="00091E10" w:rsidRDefault="001744DD" w:rsidP="00091E10">
      <w:pPr>
        <w:pStyle w:val="EngHang"/>
        <w:tabs>
          <w:tab w:val="left" w:leader="dot" w:pos="8280"/>
        </w:tabs>
      </w:pPr>
      <w:r>
        <w:fldChar w:fldCharType="begin"/>
      </w:r>
      <w:r>
        <w:instrText xml:space="preserve"> REF _Ref411967338 \h  \* MERGEFORMAT </w:instrText>
      </w:r>
      <w:r>
        <w:fldChar w:fldCharType="separate"/>
      </w:r>
      <w:r w:rsidR="00091E10">
        <w:t>Glory…</w:t>
      </w:r>
    </w:p>
    <w:p w14:paraId="2FA5C99A" w14:textId="77777777" w:rsidR="000D0A3F" w:rsidRDefault="00091E10" w:rsidP="00AC19C5">
      <w:pPr>
        <w:pStyle w:val="EngHang"/>
        <w:tabs>
          <w:tab w:val="left" w:leader="dot" w:pos="8280"/>
        </w:tabs>
      </w:pPr>
      <w:r>
        <w:t>Psalm</w:t>
      </w:r>
      <w:r w:rsidRPr="00AB1781">
        <w:t xml:space="preserve"> 124</w:t>
      </w:r>
      <w:r>
        <w:t>: Those who trust in the Lord are like Mount Zion</w:t>
      </w:r>
      <w:r w:rsidR="001744DD">
        <w:fldChar w:fldCharType="end"/>
      </w:r>
      <w:r w:rsidR="000D0A3F">
        <w:tab/>
      </w:r>
      <w:r w:rsidR="003A78C2">
        <w:fldChar w:fldCharType="begin"/>
      </w:r>
      <w:r w:rsidR="000D0A3F">
        <w:instrText xml:space="preserve"> PAGEREF _Ref411967338 \h </w:instrText>
      </w:r>
      <w:r w:rsidR="003A78C2">
        <w:fldChar w:fldCharType="separate"/>
      </w:r>
      <w:r>
        <w:rPr>
          <w:noProof/>
        </w:rPr>
        <w:t>508</w:t>
      </w:r>
      <w:r w:rsidR="003A78C2">
        <w:fldChar w:fldCharType="end"/>
      </w:r>
    </w:p>
    <w:p w14:paraId="0633E3A7" w14:textId="77777777" w:rsidR="00E54261" w:rsidRDefault="001744DD" w:rsidP="00AC19C5">
      <w:pPr>
        <w:pStyle w:val="EngHang"/>
        <w:tabs>
          <w:tab w:val="left" w:leader="dot" w:pos="8280"/>
        </w:tabs>
      </w:pPr>
      <w:r>
        <w:lastRenderedPageBreak/>
        <w:fldChar w:fldCharType="begin"/>
      </w:r>
      <w:r>
        <w:instrText xml:space="preserve"> REF _Ref411967353 \h  \* MERGEFORMAT </w:instrText>
      </w:r>
      <w:r>
        <w:fldChar w:fldCharType="separate"/>
      </w:r>
      <w:r w:rsidR="00091E10">
        <w:t>Psalm</w:t>
      </w:r>
      <w:r w:rsidR="00091E10" w:rsidRPr="00AB1781">
        <w:t xml:space="preserve"> 125</w:t>
      </w:r>
      <w:r w:rsidR="00091E10">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091E10">
        <w:rPr>
          <w:noProof/>
        </w:rPr>
        <w:t>509</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91E10">
        <w:t>Psalm</w:t>
      </w:r>
      <w:r w:rsidR="00091E10" w:rsidRPr="00AB1781">
        <w:t xml:space="preserve"> 126</w:t>
      </w:r>
      <w:r w:rsidR="00091E1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91E10">
        <w:rPr>
          <w:noProof/>
        </w:rPr>
        <w:t>510</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91E10">
        <w:t>Psalm</w:t>
      </w:r>
      <w:r w:rsidR="00091E10" w:rsidRPr="00AB1781">
        <w:t xml:space="preserve"> 127</w:t>
      </w:r>
      <w:r w:rsidR="00091E1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91E10">
        <w:rPr>
          <w:noProof/>
        </w:rPr>
        <w:t>511</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91E10">
        <w:t>Psalm</w:t>
      </w:r>
      <w:r w:rsidR="00091E10" w:rsidRPr="00AB1781">
        <w:t xml:space="preserve"> 128</w:t>
      </w:r>
      <w:r w:rsidR="00091E10">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91E10">
        <w:rPr>
          <w:noProof/>
        </w:rPr>
        <w:t>511</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7" w:name="_Ref411969137"/>
      <w:r>
        <w:rPr>
          <w:lang w:val="en-GB"/>
        </w:rPr>
        <w:t>Holy, Holy, Holy</w:t>
      </w:r>
      <w:bookmarkEnd w:id="47"/>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lastRenderedPageBreak/>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8" w:name="_Ref411969145"/>
      <w:r>
        <w:t>The Prayer of the Hours</w:t>
      </w:r>
      <w:bookmarkEnd w:id="48"/>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9" w:name="_Toc410196174"/>
      <w:bookmarkStart w:id="50" w:name="_Toc410196406"/>
      <w:bookmarkStart w:id="51" w:name="_Toc410196908"/>
      <w:bookmarkStart w:id="52" w:name="_Ref434565022"/>
      <w:bookmarkStart w:id="53" w:name="_Ref434565029"/>
      <w:r>
        <w:t>The Raising of Evening</w:t>
      </w:r>
      <w:r w:rsidR="0016512E">
        <w:t xml:space="preserve"> (or </w:t>
      </w:r>
      <w:commentRangeStart w:id="54"/>
      <w:r w:rsidR="0016512E">
        <w:t>Morning</w:t>
      </w:r>
      <w:commentRangeEnd w:id="54"/>
      <w:r w:rsidR="0016512E">
        <w:rPr>
          <w:rStyle w:val="CommentReference"/>
          <w:rFonts w:eastAsiaTheme="minorHAnsi" w:cstheme="minorBidi"/>
          <w:b w:val="0"/>
          <w:bCs w:val="0"/>
        </w:rPr>
        <w:commentReference w:id="54"/>
      </w:r>
      <w:r w:rsidR="0016512E">
        <w:t>)</w:t>
      </w:r>
      <w:r>
        <w:t xml:space="preserve"> Incense</w:t>
      </w:r>
      <w:bookmarkEnd w:id="49"/>
      <w:bookmarkEnd w:id="50"/>
      <w:bookmarkEnd w:id="51"/>
      <w:bookmarkEnd w:id="52"/>
      <w:bookmarkEnd w:id="53"/>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lastRenderedPageBreak/>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5" w:name="ThanksgivingIncense"/>
      <w:r>
        <w:t>The Prayer of Thanksgiving</w:t>
      </w:r>
    </w:p>
    <w:bookmarkEnd w:id="55"/>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lastRenderedPageBreak/>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6" w:name="_Ref435789344"/>
      <w:bookmarkStart w:id="57" w:name="VersesCymbals"/>
      <w:r>
        <w:t>The Verses of the Cymbals</w:t>
      </w:r>
      <w:bookmarkEnd w:id="56"/>
    </w:p>
    <w:bookmarkEnd w:id="57"/>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8"/>
            <w:r w:rsidRPr="007425E1">
              <w:t xml:space="preserve">May </w:t>
            </w:r>
            <w:commentRangeEnd w:id="58"/>
            <w:r>
              <w:rPr>
                <w:rStyle w:val="CommentReference"/>
                <w:rFonts w:eastAsiaTheme="minorHAnsi" w:cstheme="minorBidi"/>
                <w:color w:val="auto"/>
                <w:lang w:val="en-CA"/>
              </w:rPr>
              <w:commentReference w:id="58"/>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9" w:name="PrayerDeparted"/>
      <w:r>
        <w:t>The Prayer for the Departed</w:t>
      </w:r>
    </w:p>
    <w:bookmarkEnd w:id="59"/>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60"/>
      <w:r>
        <w:t xml:space="preserve"> </w:t>
      </w:r>
      <w:commentRangeEnd w:id="60"/>
      <w:r w:rsidR="007246F6">
        <w:rPr>
          <w:rStyle w:val="CommentReference"/>
          <w:lang w:val="en-CA"/>
        </w:rPr>
        <w:commentReference w:id="60"/>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61"/>
      <w:r>
        <w:t xml:space="preserve"> </w:t>
      </w:r>
      <w:commentRangeEnd w:id="61"/>
      <w:r w:rsidR="007246F6">
        <w:rPr>
          <w:rStyle w:val="CommentReference"/>
          <w:lang w:val="en-CA"/>
        </w:rPr>
        <w:commentReference w:id="61"/>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62"/>
      <w:r w:rsidR="007246F6">
        <w:t>You</w:t>
      </w:r>
      <w:commentRangeEnd w:id="62"/>
      <w:r w:rsidR="003F614F">
        <w:rPr>
          <w:rStyle w:val="CommentReference"/>
          <w:lang w:val="en-CA"/>
        </w:rPr>
        <w:commentReference w:id="62"/>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3" w:name="_Ref435789903"/>
      <w:r>
        <w:rPr>
          <w:lang w:val="en-GB"/>
        </w:rPr>
        <w:t>Graciously Accord</w:t>
      </w:r>
      <w:bookmarkEnd w:id="63"/>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4" w:name="_Ref435789927"/>
      <w:bookmarkStart w:id="65" w:name="Gloria"/>
      <w:r>
        <w:t>The Gloria</w:t>
      </w:r>
      <w:bookmarkEnd w:id="64"/>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5"/>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bookmarkStart w:id="66" w:name="_Ref435789969"/>
      <w:r>
        <w:t>The Trisagion</w:t>
      </w:r>
      <w:bookmarkEnd w:id="66"/>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7" w:name="_Toc410196175"/>
      <w:bookmarkStart w:id="78" w:name="_Toc410196407"/>
      <w:bookmarkStart w:id="79" w:name="_Toc410196909"/>
      <w:bookmarkStart w:id="80" w:name="_Toc435800410"/>
      <w:r>
        <w:lastRenderedPageBreak/>
        <w:t>After Supper: Retiring</w:t>
      </w:r>
      <w:r>
        <w:rPr>
          <w:rStyle w:val="FootnoteReference"/>
        </w:rPr>
        <w:footnoteReference w:id="11"/>
      </w:r>
      <w:r>
        <w:t xml:space="preserve"> (the Twelfth Hour)</w:t>
      </w:r>
      <w:bookmarkEnd w:id="77"/>
      <w:bookmarkEnd w:id="78"/>
      <w:bookmarkEnd w:id="79"/>
      <w:bookmarkEnd w:id="80"/>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81" w:name="_Toc410196176"/>
      <w:bookmarkStart w:id="82" w:name="_Toc410196408"/>
      <w:bookmarkStart w:id="83" w:name="_Toc410196910"/>
      <w:bookmarkStart w:id="84" w:name="_Ref435434294"/>
      <w:bookmarkStart w:id="85" w:name="_Ref435434300"/>
      <w:bookmarkStart w:id="86" w:name="_Ref435789570"/>
      <w:bookmarkStart w:id="87" w:name="_Ref435789575"/>
      <w:r>
        <w:t>The Psalms of the Twelfth Hour</w:t>
      </w:r>
      <w:bookmarkEnd w:id="81"/>
      <w:bookmarkEnd w:id="82"/>
      <w:bookmarkEnd w:id="83"/>
      <w:bookmarkEnd w:id="84"/>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26E27E9E"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0C095189" w14:textId="77777777" w:rsidR="00AC19C5" w:rsidRPr="00AC19C5" w:rsidRDefault="00091E10" w:rsidP="00AC19C5">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225A24B1"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7888D837" w14:textId="77777777" w:rsidR="00AC19C5" w:rsidRPr="00AC19C5" w:rsidRDefault="00091E10" w:rsidP="00AC19C5">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2D0C7387"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34DBB223" w14:textId="77777777" w:rsidR="00AC19C5" w:rsidRPr="00AC19C5" w:rsidRDefault="00091E10" w:rsidP="00AC19C5">
      <w:pPr>
        <w:pStyle w:val="EngHang"/>
        <w:tabs>
          <w:tab w:val="left" w:leader="dot" w:pos="8280"/>
        </w:tabs>
        <w:rPr>
          <w:rFonts w:cstheme="minorBidi"/>
        </w:rPr>
      </w:pPr>
      <w:r>
        <w:t>Psalm</w:t>
      </w:r>
      <w:r w:rsidRPr="00AB1781">
        <w:t xml:space="preserve"> 140</w:t>
      </w:r>
      <w:r>
        <w:t>: Lord, I cry to You, hear me</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36F2F729"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2110D48E" w14:textId="77777777" w:rsidR="00AC19C5" w:rsidRPr="00AC19C5" w:rsidRDefault="00091E10" w:rsidP="00AC19C5">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w:t>
      </w:r>
      <w:r w:rsidRPr="001A4291">
        <w:lastRenderedPageBreak/>
        <w:t>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lastRenderedPageBreak/>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lastRenderedPageBreak/>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0FDF7E9C"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3B789194" w14:textId="77777777" w:rsidR="00441BAC" w:rsidRPr="00AC19C5" w:rsidRDefault="00091E10" w:rsidP="00441BAC">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4E6B8A06"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2E0B000D" w14:textId="77777777" w:rsidR="00441BAC" w:rsidRPr="00AC19C5" w:rsidRDefault="00091E10" w:rsidP="00441BAC">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66427278"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770DB628" w14:textId="77777777" w:rsidR="00441BAC" w:rsidRPr="00AC19C5" w:rsidRDefault="00091E10" w:rsidP="00441BAC">
      <w:pPr>
        <w:pStyle w:val="EngHang"/>
        <w:tabs>
          <w:tab w:val="left" w:leader="dot" w:pos="8280"/>
        </w:tabs>
        <w:rPr>
          <w:rFonts w:cstheme="minorBidi"/>
        </w:rPr>
      </w:pPr>
      <w:r>
        <w:t>Psalm</w:t>
      </w:r>
      <w:r w:rsidRPr="00AB1781">
        <w:t xml:space="preserve"> 140</w:t>
      </w:r>
      <w:r>
        <w:t>: Lord, I cry to You, hear me</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73CDA2BF"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22E2CCB4" w14:textId="77777777" w:rsidR="00441BAC" w:rsidRPr="00AC19C5" w:rsidRDefault="00091E10" w:rsidP="00441BAC">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lastRenderedPageBreak/>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ascii="Garamond" w:eastAsiaTheme="minorHAnsi" w:hAnsi="Garamond"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w:t>
      </w:r>
      <w:r>
        <w:lastRenderedPageBreak/>
        <w:t xml:space="preserve">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lastRenderedPageBreak/>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xml:space="preserve">, that you deliver us through your prayers, and that you raise us up from </w:t>
      </w:r>
      <w:r>
        <w:lastRenderedPageBreak/>
        <w:t>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89"/>
      <w:bookmarkEnd w:id="90"/>
      <w:bookmarkEnd w:id="91"/>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lastRenderedPageBreak/>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91E10">
        <w:t>Psalm</w:t>
      </w:r>
      <w:r w:rsidR="00091E10" w:rsidRPr="00AB1781">
        <w:t xml:space="preserve"> 4</w:t>
      </w:r>
      <w:r w:rsidR="00091E10">
        <w:t>: You hear me when I call</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091E10">
        <w:rPr>
          <w:noProof/>
        </w:rPr>
        <w:t>305</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91E10">
        <w:rPr>
          <w:noProof/>
        </w:rPr>
        <w:t>308</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091E10">
        <w:rPr>
          <w:noProof/>
        </w:rPr>
        <w:t>316</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91E10">
        <w:t>Psalm</w:t>
      </w:r>
      <w:r w:rsidR="00091E10" w:rsidRPr="00AB1781">
        <w:t xml:space="preserve"> 15</w:t>
      </w:r>
      <w:r w:rsidR="00091E10">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091E10">
        <w:rPr>
          <w:noProof/>
        </w:rPr>
        <w:t>318</w:t>
      </w:r>
      <w:r w:rsidR="003A78C2">
        <w:fldChar w:fldCharType="end"/>
      </w:r>
    </w:p>
    <w:p w14:paraId="3F8EC2C3" w14:textId="77777777" w:rsidR="00091E10" w:rsidRDefault="001744DD" w:rsidP="00091E10">
      <w:pPr>
        <w:pStyle w:val="EngHang"/>
        <w:tabs>
          <w:tab w:val="left" w:leader="dot" w:pos="8280"/>
        </w:tabs>
      </w:pPr>
      <w:r>
        <w:fldChar w:fldCharType="begin"/>
      </w:r>
      <w:r>
        <w:instrText xml:space="preserve"> REF _Ref412026003 \h  \* MERGEFORMAT </w:instrText>
      </w:r>
      <w:r>
        <w:fldChar w:fldCharType="separate"/>
      </w:r>
      <w:r w:rsidR="00091E10" w:rsidRPr="00AB1781">
        <w:t>K</w:t>
      </w:r>
      <w:r w:rsidR="00091E10">
        <w:t>athisma 4</w:t>
      </w:r>
    </w:p>
    <w:p w14:paraId="774D5DBB" w14:textId="77777777" w:rsidR="00520302" w:rsidRDefault="00091E10" w:rsidP="00386527">
      <w:pPr>
        <w:pStyle w:val="EngHang"/>
        <w:tabs>
          <w:tab w:val="left" w:leader="dot" w:pos="8280"/>
        </w:tabs>
      </w:pPr>
      <w:r>
        <w:t>Psalm</w:t>
      </w:r>
      <w:r w:rsidRPr="00AB1781">
        <w:t xml:space="preserve"> 24</w:t>
      </w:r>
      <w:r>
        <w:t>: To You, O Lord, I lift up my soul</w:t>
      </w:r>
      <w:r w:rsidR="001744DD">
        <w:fldChar w:fldCharType="end"/>
      </w:r>
      <w:r w:rsidR="00520302">
        <w:tab/>
      </w:r>
      <w:r w:rsidR="003A78C2">
        <w:fldChar w:fldCharType="begin"/>
      </w:r>
      <w:r w:rsidR="00520302">
        <w:instrText xml:space="preserve"> PAGEREF _Ref412026003 \h </w:instrText>
      </w:r>
      <w:r w:rsidR="003A78C2">
        <w:fldChar w:fldCharType="separate"/>
      </w:r>
      <w:r>
        <w:rPr>
          <w:noProof/>
        </w:rPr>
        <w:t>335</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91E10">
        <w:t>Psalm</w:t>
      </w:r>
      <w:r w:rsidR="00091E10" w:rsidRPr="00AB1781">
        <w:t xml:space="preserve"> 26</w:t>
      </w:r>
      <w:r w:rsidR="00091E1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91E10">
        <w:rPr>
          <w:noProof/>
        </w:rPr>
        <w:t>338</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91E10">
        <w:rPr>
          <w:noProof/>
        </w:rPr>
        <w:t>399</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091E10">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91E10">
        <w:t>Psalm</w:t>
      </w:r>
      <w:r w:rsidR="00091E10" w:rsidRPr="00AB1781">
        <w:t xml:space="preserve"> 22</w:t>
      </w:r>
      <w:r w:rsidR="00091E10">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091E10">
        <w:rPr>
          <w:noProof/>
        </w:rPr>
        <w:t>332</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91E10">
        <w:t>Psalm</w:t>
      </w:r>
      <w:r w:rsidR="00091E10" w:rsidRPr="00AB1781">
        <w:t xml:space="preserve"> 29</w:t>
      </w:r>
      <w:r w:rsidR="00091E10">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091E10">
        <w:rPr>
          <w:noProof/>
        </w:rPr>
        <w:t>342</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91E10">
        <w:t>Psalm</w:t>
      </w:r>
      <w:r w:rsidR="00091E10" w:rsidRPr="00AB1781">
        <w:t xml:space="preserve"> 42</w:t>
      </w:r>
      <w:r w:rsidR="00091E1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91E10">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91E10">
        <w:t>Psalm</w:t>
      </w:r>
      <w:r w:rsidR="00091E10" w:rsidRPr="00AB1781">
        <w:t xml:space="preserve"> 56</w:t>
      </w:r>
      <w:r w:rsidR="00091E1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91E10">
        <w:rPr>
          <w:noProof/>
        </w:rPr>
        <w:t>386</w:t>
      </w:r>
      <w:r w:rsidR="003A78C2">
        <w:fldChar w:fldCharType="end"/>
      </w:r>
    </w:p>
    <w:p w14:paraId="40DC32DC"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3921B741" w14:textId="77777777" w:rsidR="00520302" w:rsidRDefault="00091E10" w:rsidP="00386527">
      <w:pPr>
        <w:pStyle w:val="EngHang"/>
        <w:tabs>
          <w:tab w:val="left" w:leader="dot" w:pos="8280"/>
        </w:tabs>
      </w:pPr>
      <w:r>
        <w:t>Psalm</w:t>
      </w:r>
      <w:r w:rsidRPr="00AB1781">
        <w:t xml:space="preserve"> 85</w:t>
      </w:r>
      <w:r>
        <w:t>: Incline Your ear, O Lord, and answer me</w:t>
      </w:r>
      <w:r w:rsidR="001744DD">
        <w:fldChar w:fldCharType="end"/>
      </w:r>
      <w:r w:rsidR="00520302">
        <w:tab/>
      </w:r>
      <w:r w:rsidR="003A78C2">
        <w:fldChar w:fldCharType="begin"/>
      </w:r>
      <w:r w:rsidR="00520302">
        <w:instrText xml:space="preserve"> PAGEREF _Ref412026212 \h </w:instrText>
      </w:r>
      <w:r w:rsidR="003A78C2">
        <w:fldChar w:fldCharType="separate"/>
      </w:r>
      <w:r>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091E10">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91E10">
        <w:t>Psalm</w:t>
      </w:r>
      <w:r w:rsidR="00091E10" w:rsidRPr="00AB1781">
        <w:t xml:space="preserve"> 96</w:t>
      </w:r>
      <w:r w:rsidR="00091E10">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91E10">
        <w:rPr>
          <w:noProof/>
        </w:rPr>
        <w:t>450</w:t>
      </w:r>
      <w:r w:rsidR="003A78C2">
        <w:fldChar w:fldCharType="end"/>
      </w:r>
    </w:p>
    <w:p w14:paraId="132C5ED1" w14:textId="77777777" w:rsidR="00091E10" w:rsidRPr="00AB1781" w:rsidRDefault="001744DD" w:rsidP="00091E10">
      <w:pPr>
        <w:pStyle w:val="EngHang"/>
        <w:tabs>
          <w:tab w:val="left" w:leader="dot" w:pos="8280"/>
        </w:tabs>
      </w:pPr>
      <w:r>
        <w:fldChar w:fldCharType="begin"/>
      </w:r>
      <w:r>
        <w:instrText xml:space="preserve"> REF _Ref412026343 \h  \* MERGEFORMAT </w:instrText>
      </w:r>
      <w:r>
        <w:fldChar w:fldCharType="separate"/>
      </w:r>
      <w:r w:rsidR="00091E10" w:rsidRPr="00AB1781">
        <w:t>K</w:t>
      </w:r>
      <w:r w:rsidR="00091E10">
        <w:t>athisma</w:t>
      </w:r>
      <w:r w:rsidR="00091E10" w:rsidRPr="00AB1781">
        <w:t xml:space="preserve"> 1</w:t>
      </w:r>
      <w:r w:rsidR="00091E10">
        <w:t>6</w:t>
      </w:r>
    </w:p>
    <w:p w14:paraId="355504DD" w14:textId="77777777" w:rsidR="00520302" w:rsidRDefault="00091E10" w:rsidP="00386527">
      <w:pPr>
        <w:pStyle w:val="EngHang"/>
        <w:tabs>
          <w:tab w:val="left" w:leader="dot" w:pos="8280"/>
        </w:tabs>
      </w:pPr>
      <w:r>
        <w:t>Psalm</w:t>
      </w:r>
      <w:r w:rsidRPr="00AB1781">
        <w:t xml:space="preserve"> 109</w:t>
      </w:r>
      <w:r>
        <w:t>: The Lord said to my Lord: 'Sit at My right hand</w:t>
      </w:r>
      <w:r w:rsidR="001744DD">
        <w:fldChar w:fldCharType="end"/>
      </w:r>
      <w:r w:rsidR="00520302">
        <w:tab/>
      </w:r>
      <w:r w:rsidR="003A78C2">
        <w:fldChar w:fldCharType="begin"/>
      </w:r>
      <w:r w:rsidR="00520302">
        <w:instrText xml:space="preserve"> PAGEREF _Ref412026343 \h </w:instrText>
      </w:r>
      <w:r w:rsidR="003A78C2">
        <w:fldChar w:fldCharType="separate"/>
      </w:r>
      <w:r>
        <w:rPr>
          <w:noProof/>
        </w:rPr>
        <w:t>478</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91E10">
        <w:t>Psalm</w:t>
      </w:r>
      <w:r w:rsidR="00091E10" w:rsidRPr="00AB1781">
        <w:t xml:space="preserve"> 114</w:t>
      </w:r>
      <w:r w:rsidR="00091E10">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091E10">
        <w:rPr>
          <w:noProof/>
        </w:rPr>
        <w:t>484</w:t>
      </w:r>
      <w:r w:rsidR="003A78C2">
        <w:fldChar w:fldCharType="end"/>
      </w:r>
    </w:p>
    <w:p w14:paraId="7655A618" w14:textId="77777777" w:rsidR="00091E10" w:rsidRDefault="001744DD" w:rsidP="00091E10">
      <w:pPr>
        <w:pStyle w:val="EngHang"/>
        <w:tabs>
          <w:tab w:val="left" w:leader="dot" w:pos="8280"/>
        </w:tabs>
      </w:pPr>
      <w:r>
        <w:fldChar w:fldCharType="begin"/>
      </w:r>
      <w:r>
        <w:instrText xml:space="preserve"> REF _Ref412026376 \h  \* MERGEFORMAT </w:instrText>
      </w:r>
      <w:r>
        <w:fldChar w:fldCharType="separate"/>
      </w:r>
      <w:r w:rsidR="00091E10">
        <w:t>Glory…</w:t>
      </w:r>
    </w:p>
    <w:p w14:paraId="6A7479E2" w14:textId="77777777" w:rsidR="00520302" w:rsidRDefault="00091E10" w:rsidP="00386527">
      <w:pPr>
        <w:pStyle w:val="EngHang"/>
        <w:tabs>
          <w:tab w:val="left" w:leader="dot" w:pos="8280"/>
        </w:tabs>
      </w:pPr>
      <w:r>
        <w:t>Psalm</w:t>
      </w:r>
      <w:r w:rsidRPr="00AB1781">
        <w:t xml:space="preserve"> 115</w:t>
      </w:r>
      <w:r>
        <w:t>: I believed and so I spoke; but I was deeply humiliated</w:t>
      </w:r>
      <w:r w:rsidR="001744DD">
        <w:fldChar w:fldCharType="end"/>
      </w:r>
      <w:r w:rsidR="00520302">
        <w:tab/>
      </w:r>
      <w:r w:rsidR="003A78C2">
        <w:fldChar w:fldCharType="begin"/>
      </w:r>
      <w:r w:rsidR="00520302">
        <w:instrText xml:space="preserve"> PAGEREF _Ref412026376 \h </w:instrText>
      </w:r>
      <w:r w:rsidR="003A78C2">
        <w:fldChar w:fldCharType="separate"/>
      </w:r>
      <w:r>
        <w:rPr>
          <w:noProof/>
        </w:rPr>
        <w:t>484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621C855E"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4A316521" w14:textId="77777777" w:rsidR="00520302" w:rsidRDefault="00091E10" w:rsidP="00386527">
      <w:pPr>
        <w:pStyle w:val="EngHang"/>
        <w:tabs>
          <w:tab w:val="left" w:leader="dot" w:pos="8280"/>
        </w:tabs>
      </w:pPr>
      <w:r>
        <w:t>Psalm</w:t>
      </w:r>
      <w:r w:rsidRPr="00AB1781">
        <w:t xml:space="preserve"> 129</w:t>
      </w:r>
      <w:r>
        <w:t>: Out of the depths I cry to You, O Lord</w:t>
      </w:r>
      <w:r w:rsidR="001744DD">
        <w:fldChar w:fldCharType="end"/>
      </w:r>
      <w:r w:rsidR="00520302">
        <w:tab/>
      </w:r>
      <w:r w:rsidR="003A78C2">
        <w:fldChar w:fldCharType="begin"/>
      </w:r>
      <w:r w:rsidR="00520302">
        <w:instrText xml:space="preserve"> PAGEREF _Ref411968046 \h </w:instrText>
      </w:r>
      <w:r w:rsidR="003A78C2">
        <w:fldChar w:fldCharType="separate"/>
      </w:r>
      <w:r>
        <w:rPr>
          <w:noProof/>
        </w:rPr>
        <w:t>512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091E10">
        <w:rPr>
          <w:noProof/>
        </w:rPr>
        <w:t>513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91E10">
        <w:rPr>
          <w:noProof/>
        </w:rPr>
        <w:t>514</w:t>
      </w:r>
      <w:r w:rsidR="003A78C2">
        <w:fldChar w:fldCharType="end"/>
      </w:r>
    </w:p>
    <w:p w14:paraId="09527073" w14:textId="77777777" w:rsidR="00520302" w:rsidRDefault="001744DD" w:rsidP="00386527">
      <w:pPr>
        <w:pStyle w:val="EngHang"/>
        <w:tabs>
          <w:tab w:val="left" w:leader="dot" w:pos="8280"/>
        </w:tabs>
      </w:pPr>
      <w:r>
        <w:lastRenderedPageBreak/>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91E10">
        <w:rPr>
          <w:noProof/>
        </w:rPr>
        <w:t>515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091E10">
        <w:rPr>
          <w:noProof/>
        </w:rPr>
        <w:t>516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091E10">
        <w:rPr>
          <w:noProof/>
        </w:rPr>
        <w:t>520</w:t>
      </w:r>
      <w:r w:rsidR="003A78C2">
        <w:fldChar w:fldCharType="end"/>
      </w:r>
    </w:p>
    <w:p w14:paraId="46164F8E"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4690D87F" w14:textId="77777777" w:rsidR="00520302" w:rsidRDefault="00091E10" w:rsidP="00386527">
      <w:pPr>
        <w:pStyle w:val="EngHang"/>
        <w:tabs>
          <w:tab w:val="left" w:leader="dot" w:pos="8280"/>
        </w:tabs>
      </w:pPr>
      <w:r>
        <w:t>Psalm</w:t>
      </w:r>
      <w:r w:rsidRPr="00AB1781">
        <w:t xml:space="preserve"> 140</w:t>
      </w:r>
      <w:r>
        <w:t>: Lord, I cry to You, hear me</w:t>
      </w:r>
      <w:r w:rsidR="001744DD">
        <w:fldChar w:fldCharType="end"/>
      </w:r>
      <w:r w:rsidR="00520302">
        <w:tab/>
      </w:r>
      <w:r w:rsidR="003A78C2">
        <w:fldChar w:fldCharType="begin"/>
      </w:r>
      <w:r w:rsidR="00520302">
        <w:instrText xml:space="preserve"> PAGEREF _Ref411968172 \h </w:instrText>
      </w:r>
      <w:r w:rsidR="003A78C2">
        <w:fldChar w:fldCharType="separate"/>
      </w:r>
      <w:r>
        <w:rPr>
          <w:noProof/>
        </w:rPr>
        <w:t>525</w:t>
      </w:r>
      <w:r w:rsidR="003A78C2">
        <w:fldChar w:fldCharType="end"/>
      </w:r>
    </w:p>
    <w:p w14:paraId="78402B44"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3DCE666A" w14:textId="77777777" w:rsidR="00520302" w:rsidRDefault="00091E10" w:rsidP="00386527">
      <w:pPr>
        <w:pStyle w:val="EngHang"/>
        <w:tabs>
          <w:tab w:val="left" w:leader="dot" w:pos="8280"/>
        </w:tabs>
      </w:pPr>
      <w:r>
        <w:t>Psalm</w:t>
      </w:r>
      <w:r w:rsidRPr="00AB1781">
        <w:t xml:space="preserve"> 145</w:t>
      </w:r>
      <w:r>
        <w:t>: Praise the Lord, O my soul! I will praise the Lord all my life</w:t>
      </w:r>
      <w:r w:rsidR="001744DD">
        <w:fldChar w:fldCharType="end"/>
      </w:r>
      <w:r w:rsidR="00520302">
        <w:tab/>
      </w:r>
      <w:r w:rsidR="003A78C2">
        <w:fldChar w:fldCharType="begin"/>
      </w:r>
      <w:r w:rsidR="00520302">
        <w:instrText xml:space="preserve"> PAGEREF _Ref411968206 \h </w:instrText>
      </w:r>
      <w:r w:rsidR="003A78C2">
        <w:fldChar w:fldCharType="separate"/>
      </w:r>
      <w:r>
        <w:rPr>
          <w:noProof/>
        </w:rPr>
        <w:t>533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91E10">
        <w:t>Psalm 118 Part 20 See my humility and rescue me, for I do not forget</w:t>
      </w:r>
      <w:r>
        <w:fldChar w:fldCharType="end"/>
      </w:r>
      <w:r>
        <w:tab/>
      </w:r>
      <w:r>
        <w:fldChar w:fldCharType="begin"/>
      </w:r>
      <w:r>
        <w:instrText xml:space="preserve"> PAGEREF _Ref434579036 \h </w:instrText>
      </w:r>
      <w:r>
        <w:fldChar w:fldCharType="separate"/>
      </w:r>
      <w:r w:rsidR="00091E10">
        <w:rPr>
          <w:noProof/>
        </w:rPr>
        <w:t>502</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91E10">
        <w:t>Psalm 118 Part 21: Rulers persecute me without cause</w:t>
      </w:r>
      <w:r>
        <w:fldChar w:fldCharType="end"/>
      </w:r>
      <w:r>
        <w:tab/>
      </w:r>
      <w:r>
        <w:fldChar w:fldCharType="begin"/>
      </w:r>
      <w:r>
        <w:instrText xml:space="preserve"> PAGEREF _Ref434579051 \h </w:instrText>
      </w:r>
      <w:r>
        <w:fldChar w:fldCharType="separate"/>
      </w:r>
      <w:r w:rsidR="00091E10">
        <w:rPr>
          <w:noProof/>
        </w:rPr>
        <w:t>502</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91E10">
        <w:t>Psalm 118 Part 22: Let my need come before You, O Lord</w:t>
      </w:r>
      <w:r>
        <w:fldChar w:fldCharType="end"/>
      </w:r>
      <w:r>
        <w:tab/>
      </w:r>
      <w:r>
        <w:fldChar w:fldCharType="begin"/>
      </w:r>
      <w:r>
        <w:instrText xml:space="preserve"> PAGEREF _Ref434579065 \h </w:instrText>
      </w:r>
      <w:r>
        <w:fldChar w:fldCharType="separate"/>
      </w:r>
      <w:r w:rsidR="00091E10">
        <w:rPr>
          <w:noProof/>
        </w:rPr>
        <w:t>503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lastRenderedPageBreak/>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35800411"/>
      <w:r>
        <w:lastRenderedPageBreak/>
        <w:t>Midnight</w:t>
      </w:r>
      <w:bookmarkEnd w:id="97"/>
      <w:bookmarkEnd w:id="98"/>
      <w:bookmarkEnd w:id="99"/>
      <w:bookmarkEnd w:id="100"/>
    </w:p>
    <w:p w14:paraId="12BBD9BE" w14:textId="77777777" w:rsidR="00964F23" w:rsidRDefault="00964F23" w:rsidP="00964F23">
      <w:pPr>
        <w:pStyle w:val="Heading3"/>
      </w:pPr>
      <w:bookmarkStart w:id="101" w:name="_Toc410196179"/>
      <w:bookmarkStart w:id="102" w:name="_Toc410196411"/>
      <w:bookmarkStart w:id="103" w:name="_Toc410196913"/>
      <w:r>
        <w:t xml:space="preserve">The Psalms of </w:t>
      </w:r>
      <w:bookmarkEnd w:id="101"/>
      <w:bookmarkEnd w:id="102"/>
      <w:bookmarkEnd w:id="103"/>
      <w:r w:rsidR="006D16F9">
        <w:t>Midnight</w:t>
      </w:r>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lastRenderedPageBreak/>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4" w:name="_Ref434579602"/>
      <w:r>
        <w:rPr>
          <w:lang w:val="en-GB"/>
        </w:rPr>
        <w:t>The Psalms of the Beginning of Watches</w:t>
      </w:r>
      <w:bookmarkEnd w:id="10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91E10">
        <w:t>Psalm</w:t>
      </w:r>
      <w:r w:rsidR="00091E10" w:rsidRPr="00AB1781">
        <w:t xml:space="preserve"> 3</w:t>
      </w:r>
      <w:r w:rsidR="00091E10">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091E10">
        <w:rPr>
          <w:noProof/>
        </w:rPr>
        <w:t>305</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91E10">
        <w:rPr>
          <w:noProof/>
        </w:rPr>
        <w:t>308</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091E10">
        <w:rPr>
          <w:noProof/>
        </w:rPr>
        <w:t>316</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091E10">
        <w:rPr>
          <w:noProof/>
        </w:rPr>
        <w:t>406</w:t>
      </w:r>
      <w:r w:rsidR="003A78C2">
        <w:fldChar w:fldCharType="end"/>
      </w:r>
    </w:p>
    <w:p w14:paraId="42CB89CE"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32337B1D" w14:textId="77777777" w:rsidR="006A0403" w:rsidRDefault="00091E10" w:rsidP="006A0403">
      <w:pPr>
        <w:pStyle w:val="EngHang"/>
        <w:tabs>
          <w:tab w:val="left" w:leader="dot" w:pos="8280"/>
        </w:tabs>
      </w:pPr>
      <w:r>
        <w:t>Psalm</w:t>
      </w:r>
      <w:r w:rsidRPr="00AB1781">
        <w:t xml:space="preserve"> 85</w:t>
      </w:r>
      <w:r>
        <w:t>: Incline Your ear, O Lord, and answer me</w:t>
      </w:r>
      <w:r w:rsidR="001744DD">
        <w:fldChar w:fldCharType="end"/>
      </w:r>
      <w:r w:rsidR="006A0403">
        <w:tab/>
      </w:r>
      <w:r w:rsidR="003A78C2">
        <w:fldChar w:fldCharType="begin"/>
      </w:r>
      <w:r w:rsidR="006A0403">
        <w:instrText xml:space="preserve"> PAGEREF _Ref412026212 \h </w:instrText>
      </w:r>
      <w:r w:rsidR="003A78C2">
        <w:fldChar w:fldCharType="separate"/>
      </w:r>
      <w:r>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091E10">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91E10">
        <w:t>Psalm</w:t>
      </w:r>
      <w:r w:rsidR="00091E10" w:rsidRPr="00AB1781">
        <w:t xml:space="preserve"> 116</w:t>
      </w:r>
      <w:r w:rsidR="00091E10">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091E10">
        <w:rPr>
          <w:noProof/>
        </w:rPr>
        <w:t>485</w:t>
      </w:r>
      <w:r w:rsidR="003A78C2">
        <w:fldChar w:fldCharType="end"/>
      </w:r>
    </w:p>
    <w:p w14:paraId="633B13CE" w14:textId="54919BF9" w:rsidR="00091E10" w:rsidRDefault="001744DD" w:rsidP="00FB6528">
      <w:pPr>
        <w:pStyle w:val="EngHang"/>
        <w:tabs>
          <w:tab w:val="left" w:leader="dot" w:pos="8280"/>
        </w:tabs>
      </w:pPr>
      <w:r>
        <w:fldChar w:fldCharType="begin"/>
      </w:r>
      <w:r>
        <w:instrText xml:space="preserve"> REF _Ref411967211 \h  \* MERGEFORMAT </w:instrText>
      </w:r>
      <w:r>
        <w:fldChar w:fldCharType="separate"/>
      </w:r>
      <w:r w:rsidR="00091E10">
        <w:t>Psalm</w:t>
      </w:r>
      <w:r w:rsidR="00091E10" w:rsidRPr="00AB1781">
        <w:t xml:space="preserve"> 117</w:t>
      </w:r>
      <w:r w:rsidR="00091E10">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091E10">
        <w:rPr>
          <w:noProof/>
        </w:rPr>
        <w:t>486</w:t>
      </w:r>
      <w:r w:rsidR="003A78C2">
        <w:fldChar w:fldCharType="end"/>
      </w:r>
      <w:r w:rsidR="003A78C2">
        <w:rPr>
          <w:rFonts w:eastAsiaTheme="majorEastAsia" w:cstheme="majorBidi"/>
          <w:b/>
          <w:bCs/>
          <w:color w:val="auto"/>
          <w:sz w:val="32"/>
          <w:szCs w:val="26"/>
          <w:lang w:val="en-CA"/>
        </w:rPr>
        <w:fldChar w:fldCharType="begin"/>
      </w:r>
      <w:r w:rsidR="006A0403">
        <w:instrText xml:space="preserve"> REF _Ref412027139 \h </w:instrText>
      </w:r>
      <w:r w:rsidR="003A78C2">
        <w:rPr>
          <w:rFonts w:eastAsiaTheme="majorEastAsia" w:cstheme="majorBidi"/>
          <w:b/>
          <w:bCs/>
          <w:color w:val="auto"/>
          <w:sz w:val="32"/>
          <w:szCs w:val="26"/>
          <w:lang w:val="en-CA"/>
        </w:rPr>
      </w:r>
      <w:r w:rsidR="003A78C2">
        <w:rPr>
          <w:rFonts w:eastAsiaTheme="majorEastAsia" w:cstheme="majorBidi"/>
          <w:b/>
          <w:bCs/>
          <w:color w:val="auto"/>
          <w:sz w:val="32"/>
          <w:szCs w:val="26"/>
          <w:lang w:val="en-CA"/>
        </w:rPr>
        <w:fldChar w:fldCharType="separate"/>
      </w:r>
    </w:p>
    <w:p w14:paraId="2887A6CA" w14:textId="11B6CE8A" w:rsidR="006A0403" w:rsidRPr="006A0403" w:rsidRDefault="00091E10" w:rsidP="006A0403">
      <w:pPr>
        <w:pStyle w:val="EngHang"/>
        <w:tabs>
          <w:tab w:val="left" w:leader="dot" w:pos="8280"/>
        </w:tabs>
      </w:pPr>
      <w:r>
        <w:t>Psalm</w:t>
      </w:r>
      <w:r w:rsidRPr="00AB1781">
        <w:t xml:space="preserve"> 118</w:t>
      </w:r>
      <w:r>
        <w:t>: Blessed are they who are faultless in the way</w:t>
      </w:r>
      <w:r w:rsidR="003A78C2">
        <w:fldChar w:fldCharType="end"/>
      </w:r>
      <w:r w:rsidR="006A0403">
        <w:tab/>
      </w:r>
      <w:r w:rsidR="003A78C2">
        <w:fldChar w:fldCharType="begin"/>
      </w:r>
      <w:r w:rsidR="006A0403">
        <w:instrText xml:space="preserve"> PAGEREF _Ref412027139 \h </w:instrText>
      </w:r>
      <w:r w:rsidR="003A78C2">
        <w:fldChar w:fldCharType="separate"/>
      </w:r>
      <w:r>
        <w:rPr>
          <w:noProof/>
        </w:rPr>
        <w:t>489</w:t>
      </w:r>
      <w:r w:rsidR="003A78C2">
        <w:fldChar w:fldCharType="end"/>
      </w:r>
    </w:p>
    <w:p w14:paraId="771663ED" w14:textId="77777777" w:rsidR="006A0403" w:rsidRPr="001A4291" w:rsidRDefault="00115025" w:rsidP="006A0403">
      <w:pPr>
        <w:pStyle w:val="Heading5"/>
        <w:rPr>
          <w:lang w:val="en-GB"/>
        </w:rPr>
      </w:pPr>
      <w:bookmarkStart w:id="105" w:name="_Toc410196180"/>
      <w:bookmarkStart w:id="106" w:name="_Toc410196412"/>
      <w:bookmarkStart w:id="10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lastRenderedPageBreak/>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08" w:name="_Ref434580361"/>
      <w:r>
        <w:t>The Psalms of the</w:t>
      </w:r>
      <w:bookmarkEnd w:id="105"/>
      <w:bookmarkEnd w:id="106"/>
      <w:bookmarkEnd w:id="107"/>
      <w:r w:rsidR="006D16F9">
        <w:t xml:space="preserve"> Middle Watch</w:t>
      </w:r>
      <w:bookmarkEnd w:id="108"/>
    </w:p>
    <w:p w14:paraId="39C33E62" w14:textId="77777777" w:rsidR="006A0403" w:rsidRPr="006A0403" w:rsidRDefault="006A0403" w:rsidP="006A0403">
      <w:pPr>
        <w:pStyle w:val="Rubric"/>
      </w:pPr>
      <w:r>
        <w:t>The Psalms of Vespers (except for 117 and 118) are recited,</w:t>
      </w:r>
    </w:p>
    <w:p w14:paraId="2BDE14B8" w14:textId="77777777" w:rsidR="00091E10" w:rsidRPr="00AB1781" w:rsidRDefault="001744DD" w:rsidP="00091E10">
      <w:pPr>
        <w:pStyle w:val="EngHang"/>
        <w:tabs>
          <w:tab w:val="left" w:leader="dot" w:pos="8280"/>
        </w:tabs>
      </w:pPr>
      <w:r>
        <w:fldChar w:fldCharType="begin"/>
      </w:r>
      <w:r>
        <w:instrText xml:space="preserve"> REF _Ref411967235 \h  \* MERGEFORMAT </w:instrText>
      </w:r>
      <w:r>
        <w:fldChar w:fldCharType="separate"/>
      </w:r>
      <w:r w:rsidR="00091E10" w:rsidRPr="00AB1781">
        <w:t>K</w:t>
      </w:r>
      <w:r w:rsidR="00091E10">
        <w:t>athisma</w:t>
      </w:r>
      <w:r w:rsidR="00091E10" w:rsidRPr="00AB1781">
        <w:t xml:space="preserve"> 1</w:t>
      </w:r>
      <w:r w:rsidR="00091E10">
        <w:t>8</w:t>
      </w:r>
    </w:p>
    <w:p w14:paraId="123D045B" w14:textId="77777777" w:rsidR="006A0403" w:rsidRDefault="00091E10" w:rsidP="006A0403">
      <w:pPr>
        <w:pStyle w:val="EngHang"/>
        <w:tabs>
          <w:tab w:val="left" w:leader="dot" w:pos="8280"/>
        </w:tabs>
      </w:pPr>
      <w:r>
        <w:t>Psalm</w:t>
      </w:r>
      <w:r w:rsidRPr="00AB1781">
        <w:t xml:space="preserve"> 119</w:t>
      </w:r>
      <w:r>
        <w:t>: To the Lord in the hour of my distress I cry</w:t>
      </w:r>
      <w:r w:rsidR="001744DD">
        <w:fldChar w:fldCharType="end"/>
      </w:r>
      <w:r w:rsidR="006A0403">
        <w:tab/>
      </w:r>
      <w:r w:rsidR="003A78C2">
        <w:fldChar w:fldCharType="begin"/>
      </w:r>
      <w:r w:rsidR="006A0403">
        <w:instrText xml:space="preserve"> PAGEREF _Ref411967235 \h </w:instrText>
      </w:r>
      <w:r w:rsidR="003A78C2">
        <w:fldChar w:fldCharType="separate"/>
      </w:r>
      <w:r>
        <w:rPr>
          <w:noProof/>
        </w:rPr>
        <w:t>505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91E10">
        <w:t>Psalm</w:t>
      </w:r>
      <w:r w:rsidR="00091E10" w:rsidRPr="00AB1781">
        <w:t xml:space="preserve"> 120</w:t>
      </w:r>
      <w:r w:rsidR="00091E10">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91E10">
        <w:rPr>
          <w:noProof/>
        </w:rPr>
        <w:t>505</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91E10">
        <w:t>Psalm</w:t>
      </w:r>
      <w:r w:rsidR="00091E10" w:rsidRPr="00AB1781">
        <w:t xml:space="preserve"> 121</w:t>
      </w:r>
      <w:r w:rsidR="00091E10">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91E10">
        <w:rPr>
          <w:noProof/>
        </w:rPr>
        <w:t>506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91E10">
        <w:t>Psalm</w:t>
      </w:r>
      <w:r w:rsidR="00091E10" w:rsidRPr="00AB1781">
        <w:t xml:space="preserve"> 122</w:t>
      </w:r>
      <w:r w:rsidR="00091E10">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091E10">
        <w:rPr>
          <w:noProof/>
        </w:rPr>
        <w:t>507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91E10">
        <w:t>Psalm</w:t>
      </w:r>
      <w:r w:rsidR="00091E10" w:rsidRPr="00AB1781">
        <w:t xml:space="preserve"> 123</w:t>
      </w:r>
      <w:r w:rsidR="00091E10">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091E10">
        <w:rPr>
          <w:noProof/>
        </w:rPr>
        <w:t>508</w:t>
      </w:r>
      <w:r w:rsidR="003A78C2">
        <w:fldChar w:fldCharType="end"/>
      </w:r>
    </w:p>
    <w:p w14:paraId="474B65EC" w14:textId="77777777" w:rsidR="00091E10" w:rsidRDefault="001744DD" w:rsidP="00091E10">
      <w:pPr>
        <w:pStyle w:val="EngHang"/>
        <w:tabs>
          <w:tab w:val="left" w:leader="dot" w:pos="8280"/>
        </w:tabs>
      </w:pPr>
      <w:r>
        <w:fldChar w:fldCharType="begin"/>
      </w:r>
      <w:r>
        <w:instrText xml:space="preserve"> REF _Ref411967338 \h  \* MERGEFORMAT </w:instrText>
      </w:r>
      <w:r>
        <w:fldChar w:fldCharType="separate"/>
      </w:r>
      <w:r w:rsidR="00091E10">
        <w:t>Glory…</w:t>
      </w:r>
    </w:p>
    <w:p w14:paraId="6BE98E76" w14:textId="77777777" w:rsidR="006A0403" w:rsidRDefault="00091E10" w:rsidP="006A0403">
      <w:pPr>
        <w:pStyle w:val="EngHang"/>
        <w:tabs>
          <w:tab w:val="left" w:leader="dot" w:pos="8280"/>
        </w:tabs>
      </w:pPr>
      <w:r>
        <w:t>Psalm</w:t>
      </w:r>
      <w:r w:rsidRPr="00AB1781">
        <w:t xml:space="preserve"> 124</w:t>
      </w:r>
      <w:r>
        <w:t>: Those who trust in the Lord are like Mount Zion</w:t>
      </w:r>
      <w:r w:rsidR="001744DD">
        <w:fldChar w:fldCharType="end"/>
      </w:r>
      <w:r w:rsidR="006A0403">
        <w:tab/>
      </w:r>
      <w:r w:rsidR="003A78C2">
        <w:fldChar w:fldCharType="begin"/>
      </w:r>
      <w:r w:rsidR="006A0403">
        <w:instrText xml:space="preserve"> PAGEREF _Ref411967338 \h </w:instrText>
      </w:r>
      <w:r w:rsidR="003A78C2">
        <w:fldChar w:fldCharType="separate"/>
      </w:r>
      <w:r>
        <w:rPr>
          <w:noProof/>
        </w:rPr>
        <w:t>508</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91E10">
        <w:t>Psalm</w:t>
      </w:r>
      <w:r w:rsidR="00091E10" w:rsidRPr="00AB1781">
        <w:t xml:space="preserve"> 125</w:t>
      </w:r>
      <w:r w:rsidR="00091E10">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091E10">
        <w:rPr>
          <w:noProof/>
        </w:rPr>
        <w:t>509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91E10">
        <w:t>Psalm</w:t>
      </w:r>
      <w:r w:rsidR="00091E10" w:rsidRPr="00AB1781">
        <w:t xml:space="preserve"> 126</w:t>
      </w:r>
      <w:r w:rsidR="00091E1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91E10">
        <w:rPr>
          <w:noProof/>
        </w:rPr>
        <w:t>510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91E10">
        <w:t>Psalm</w:t>
      </w:r>
      <w:r w:rsidR="00091E10" w:rsidRPr="00AB1781">
        <w:t xml:space="preserve"> 127</w:t>
      </w:r>
      <w:r w:rsidR="00091E1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91E10">
        <w:rPr>
          <w:noProof/>
        </w:rPr>
        <w:t>511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91E10">
        <w:t>Psalm</w:t>
      </w:r>
      <w:r w:rsidR="00091E10" w:rsidRPr="00AB1781">
        <w:t xml:space="preserve"> 128</w:t>
      </w:r>
      <w:r w:rsidR="00091E10">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91E10">
        <w:rPr>
          <w:noProof/>
        </w:rPr>
        <w:t>511</w:t>
      </w:r>
      <w:r w:rsidR="003A78C2">
        <w:fldChar w:fldCharType="end"/>
      </w:r>
    </w:p>
    <w:p w14:paraId="1493D71C" w14:textId="77777777" w:rsidR="006A0403" w:rsidRPr="006A0403" w:rsidRDefault="006A0403" w:rsidP="00FB5E62">
      <w:pPr>
        <w:pStyle w:val="Heading5"/>
        <w:rPr>
          <w:lang w:val="en-GB"/>
        </w:rPr>
      </w:pPr>
      <w:r>
        <w:rPr>
          <w:lang w:val="en-GB"/>
        </w:rPr>
        <w:lastRenderedPageBreak/>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09"/>
      <w:r w:rsidRPr="001A4291">
        <w:t xml:space="preserve">intercede </w:t>
      </w:r>
      <w:commentRangeEnd w:id="109"/>
      <w:r w:rsidR="00EC5901">
        <w:rPr>
          <w:rStyle w:val="CommentReference"/>
          <w:lang w:val="en-CA"/>
        </w:rPr>
        <w:commentReference w:id="10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10" w:name="_Toc410196181"/>
      <w:bookmarkStart w:id="111" w:name="_Toc410196413"/>
      <w:bookmarkStart w:id="112" w:name="_Toc410196915"/>
      <w:bookmarkStart w:id="113" w:name="_Ref434580482"/>
      <w:r>
        <w:t xml:space="preserve">The Psalms of the </w:t>
      </w:r>
      <w:bookmarkEnd w:id="110"/>
      <w:bookmarkEnd w:id="111"/>
      <w:bookmarkEnd w:id="112"/>
      <w:r w:rsidR="006D16F9">
        <w:t>Morning Watch</w:t>
      </w:r>
      <w:bookmarkEnd w:id="113"/>
    </w:p>
    <w:p w14:paraId="31E490F0" w14:textId="77777777" w:rsidR="006A0403" w:rsidRDefault="006A0403" w:rsidP="006A0403">
      <w:pPr>
        <w:pStyle w:val="Rubric"/>
      </w:pPr>
      <w:r>
        <w:t>The Psalms of Compline shall be recited,</w:t>
      </w:r>
    </w:p>
    <w:p w14:paraId="25181B1C"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28991E68" w14:textId="77777777" w:rsidR="006A0403" w:rsidRPr="00AC19C5" w:rsidRDefault="00091E10" w:rsidP="006A0403">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0719C854"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64B01669" w14:textId="77777777" w:rsidR="006A0403" w:rsidRPr="00AC19C5" w:rsidRDefault="00091E10" w:rsidP="006A0403">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08830A6C"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5258B7E0" w14:textId="77777777" w:rsidR="006A0403" w:rsidRPr="00AC19C5" w:rsidRDefault="00091E10" w:rsidP="006A0403">
      <w:pPr>
        <w:pStyle w:val="EngHang"/>
        <w:tabs>
          <w:tab w:val="left" w:leader="dot" w:pos="8280"/>
        </w:tabs>
        <w:rPr>
          <w:rFonts w:cstheme="minorBidi"/>
        </w:rPr>
      </w:pPr>
      <w:r>
        <w:t>Psalm</w:t>
      </w:r>
      <w:r w:rsidRPr="00AB1781">
        <w:t xml:space="preserve"> 140</w:t>
      </w:r>
      <w:r>
        <w:t>: Lord, I cry to You, hear me</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22C773A7"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0D65EB5D" w14:textId="77777777" w:rsidR="006A0403" w:rsidRPr="00AC19C5" w:rsidRDefault="00091E10" w:rsidP="006A0403">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4"/>
      <w:r w:rsidR="006A0403">
        <w:t>unbelievers</w:t>
      </w:r>
      <w:commentRangeEnd w:id="114"/>
      <w:r w:rsidR="006A0403">
        <w:rPr>
          <w:rStyle w:val="CommentReference"/>
          <w:lang w:val="en-CA"/>
        </w:rPr>
        <w:commentReference w:id="114"/>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lastRenderedPageBreak/>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lastRenderedPageBreak/>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6395CC69" w14:textId="77777777" w:rsidR="00964F23" w:rsidRDefault="00964F23" w:rsidP="00964F23">
      <w:pPr>
        <w:pStyle w:val="Heading3"/>
      </w:pPr>
      <w:bookmarkStart w:id="115" w:name="_Toc410196182"/>
      <w:bookmarkStart w:id="116" w:name="_Toc410196414"/>
      <w:bookmarkStart w:id="117" w:name="_Toc410196916"/>
      <w:r>
        <w:t>The Midnight Praise</w:t>
      </w:r>
      <w:bookmarkEnd w:id="115"/>
      <w:bookmarkEnd w:id="116"/>
      <w:bookmarkEnd w:id="117"/>
    </w:p>
    <w:p w14:paraId="04CFC312" w14:textId="77777777" w:rsidR="00343753" w:rsidRDefault="00343753" w:rsidP="00964F23">
      <w:pPr>
        <w:pStyle w:val="Heading4"/>
        <w:rPr>
          <w:lang w:val="en-US"/>
        </w:rPr>
      </w:pPr>
      <w:r>
        <w:rPr>
          <w:lang w:val="en-US"/>
        </w:rPr>
        <w:t>The Beginning of the Midnight Praise</w:t>
      </w:r>
      <w:bookmarkEnd w:id="21"/>
      <w:bookmarkEnd w:id="22"/>
      <w:bookmarkEnd w:id="23"/>
      <w:bookmarkEnd w:id="24"/>
      <w:bookmarkEnd w:id="25"/>
      <w:bookmarkEnd w:id="26"/>
      <w:bookmarkEnd w:id="2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18"/>
            <w:r>
              <w:t>Arise</w:t>
            </w:r>
            <w:commentRangeEnd w:id="118"/>
            <w:r>
              <w:rPr>
                <w:rStyle w:val="CommentReference"/>
              </w:rPr>
              <w:commentReference w:id="118"/>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lastRenderedPageBreak/>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19"/>
            <w:r>
              <w:t>flesh</w:t>
            </w:r>
            <w:commentRangeEnd w:id="119"/>
            <w:r>
              <w:rPr>
                <w:rStyle w:val="CommentReference"/>
              </w:rPr>
              <w:commentReference w:id="119"/>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20"/>
            <w:r w:rsidRPr="004E04E2">
              <w:t xml:space="preserve">send up </w:t>
            </w:r>
            <w:commentRangeEnd w:id="120"/>
            <w:r>
              <w:rPr>
                <w:rStyle w:val="CommentReference"/>
              </w:rPr>
              <w:commentReference w:id="120"/>
            </w:r>
            <w:r>
              <w:t>to</w:t>
            </w:r>
            <w:r w:rsidRPr="004E04E2">
              <w:t xml:space="preserve"> </w:t>
            </w:r>
            <w:r>
              <w:t>You</w:t>
            </w:r>
            <w:r w:rsidRPr="004E04E2">
              <w:t xml:space="preserve"> a befitting </w:t>
            </w:r>
            <w:commentRangeStart w:id="121"/>
            <w:r w:rsidRPr="004E04E2">
              <w:t>doxology</w:t>
            </w:r>
            <w:commentRangeEnd w:id="121"/>
            <w:r>
              <w:rPr>
                <w:rStyle w:val="CommentReference"/>
              </w:rPr>
              <w:commentReference w:id="121"/>
            </w:r>
            <w:r w:rsidRPr="004E04E2">
              <w:t xml:space="preserve">, and win the forgiveness of our many sins: </w:t>
            </w:r>
            <w:commentRangeStart w:id="122"/>
            <w:r w:rsidRPr="004E04E2">
              <w:t xml:space="preserve">Glory to </w:t>
            </w:r>
            <w:r>
              <w:t>You</w:t>
            </w:r>
            <w:r w:rsidRPr="004E04E2">
              <w:t xml:space="preserve"> </w:t>
            </w:r>
            <w:commentRangeEnd w:id="122"/>
            <w:r>
              <w:rPr>
                <w:rStyle w:val="CommentReference"/>
              </w:rPr>
              <w:commentReference w:id="122"/>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3"/>
            <w:r w:rsidRPr="004E04E2">
              <w:t xml:space="preserve">Who </w:t>
            </w:r>
            <w:commentRangeEnd w:id="123"/>
            <w:r>
              <w:rPr>
                <w:rStyle w:val="CommentReference"/>
              </w:rPr>
              <w:commentReference w:id="123"/>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24"/>
            <w:r w:rsidRPr="004E04E2">
              <w:t>to the sanctuary</w:t>
            </w:r>
            <w:commentRangeEnd w:id="124"/>
            <w:r>
              <w:rPr>
                <w:rStyle w:val="CommentReference"/>
              </w:rPr>
              <w:commentReference w:id="124"/>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25"/>
            <w:r w:rsidRPr="004E04E2">
              <w:t xml:space="preserve">you out </w:t>
            </w:r>
            <w:commentRangeEnd w:id="125"/>
            <w:r>
              <w:rPr>
                <w:rStyle w:val="CommentReference"/>
              </w:rPr>
              <w:commentReference w:id="125"/>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26"/>
            <w:r w:rsidRPr="004E04E2">
              <w:t xml:space="preserve">supplication </w:t>
            </w:r>
            <w:commentRangeEnd w:id="126"/>
            <w:r>
              <w:rPr>
                <w:rStyle w:val="CommentReference"/>
              </w:rPr>
              <w:commentReference w:id="12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27"/>
            <w:r w:rsidRPr="004E04E2">
              <w:t xml:space="preserve">petition </w:t>
            </w:r>
            <w:commentRangeEnd w:id="127"/>
            <w:r>
              <w:rPr>
                <w:rStyle w:val="CommentReference"/>
              </w:rPr>
              <w:commentReference w:id="127"/>
            </w:r>
            <w:r w:rsidRPr="004E04E2">
              <w:t xml:space="preserve">shall come in before </w:t>
            </w:r>
            <w:r w:rsidR="001040C8">
              <w:t>You</w:t>
            </w:r>
            <w:r w:rsidRPr="004E04E2">
              <w:t xml:space="preserve">: </w:t>
            </w:r>
            <w:commentRangeStart w:id="128"/>
            <w:r w:rsidRPr="004E04E2">
              <w:t xml:space="preserve">revive </w:t>
            </w:r>
            <w:commentRangeEnd w:id="128"/>
            <w:r>
              <w:rPr>
                <w:rStyle w:val="CommentReference"/>
              </w:rPr>
              <w:commentReference w:id="128"/>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29"/>
            <w:r w:rsidRPr="004E04E2">
              <w:t>pour forth</w:t>
            </w:r>
            <w:commentRangeEnd w:id="129"/>
            <w:r>
              <w:rPr>
                <w:rStyle w:val="CommentReference"/>
              </w:rPr>
              <w:commentReference w:id="129"/>
            </w:r>
            <w:r w:rsidRPr="004E04E2">
              <w:t xml:space="preserve"> </w:t>
            </w:r>
            <w:commentRangeStart w:id="130"/>
            <w:r w:rsidRPr="004E04E2">
              <w:t>blessing</w:t>
            </w:r>
            <w:commentRangeEnd w:id="130"/>
            <w:r>
              <w:rPr>
                <w:rStyle w:val="CommentReference"/>
              </w:rPr>
              <w:commentReference w:id="13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1"/>
            <w:r w:rsidRPr="004E04E2">
              <w:t xml:space="preserve">respond </w:t>
            </w:r>
            <w:commentRangeEnd w:id="131"/>
            <w:r>
              <w:rPr>
                <w:rStyle w:val="CommentReference"/>
              </w:rPr>
              <w:commentReference w:id="131"/>
            </w:r>
            <w:r w:rsidRPr="004E04E2">
              <w:t xml:space="preserve">with </w:t>
            </w:r>
            <w:r>
              <w:t>Your</w:t>
            </w:r>
            <w:r w:rsidRPr="004E04E2">
              <w:t xml:space="preserve"> words: for all </w:t>
            </w:r>
            <w:r>
              <w:t>Your</w:t>
            </w:r>
            <w:r w:rsidRPr="004E04E2">
              <w:t xml:space="preserve"> commandments are </w:t>
            </w:r>
            <w:commentRangeStart w:id="132"/>
            <w:r w:rsidRPr="004E04E2">
              <w:t>righteous</w:t>
            </w:r>
            <w:commentRangeEnd w:id="132"/>
            <w:r>
              <w:rPr>
                <w:rStyle w:val="CommentReference"/>
              </w:rPr>
              <w:commentReference w:id="132"/>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3"/>
            <w:r w:rsidRPr="004E04E2">
              <w:t>meditation</w:t>
            </w:r>
            <w:commentRangeEnd w:id="133"/>
            <w:r>
              <w:rPr>
                <w:rStyle w:val="CommentReference"/>
              </w:rPr>
              <w:commentReference w:id="133"/>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34"/>
            <w:r w:rsidRPr="004E04E2">
              <w:t>always</w:t>
            </w:r>
            <w:commentRangeEnd w:id="134"/>
            <w:r>
              <w:rPr>
                <w:rStyle w:val="CommentReference"/>
              </w:rPr>
              <w:commentReference w:id="134"/>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35"/>
            <w:r w:rsidRPr="004E04E2">
              <w:rPr>
                <w:rFonts w:eastAsia="@MingLiU"/>
              </w:rPr>
              <w:t xml:space="preserve">and </w:t>
            </w:r>
            <w:commentRangeEnd w:id="135"/>
            <w:r>
              <w:rPr>
                <w:rStyle w:val="CommentReference"/>
              </w:rPr>
              <w:commentReference w:id="135"/>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36"/>
            <w:r w:rsidRPr="004E04E2">
              <w:rPr>
                <w:rFonts w:eastAsia="@MingLiU"/>
              </w:rPr>
              <w:t xml:space="preserve">to </w:t>
            </w:r>
            <w:commentRangeEnd w:id="136"/>
            <w:r>
              <w:rPr>
                <w:rStyle w:val="CommentReference"/>
              </w:rPr>
              <w:commentReference w:id="136"/>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37"/>
            <w:r w:rsidRPr="004E04E2">
              <w:t xml:space="preserve">to </w:t>
            </w:r>
            <w:commentRangeEnd w:id="137"/>
            <w:r>
              <w:rPr>
                <w:rStyle w:val="CommentReference"/>
              </w:rPr>
              <w:commentReference w:id="137"/>
            </w:r>
            <w:r>
              <w:t>You</w:t>
            </w:r>
            <w:r w:rsidRPr="004E04E2">
              <w:t>, O Only</w:t>
            </w:r>
            <w:r w:rsidRPr="004E04E2">
              <w:noBreakHyphen/>
            </w:r>
            <w:commentRangeStart w:id="138"/>
            <w:r w:rsidRPr="004E04E2">
              <w:t>Begotten</w:t>
            </w:r>
            <w:commentRangeEnd w:id="138"/>
            <w:r>
              <w:rPr>
                <w:rStyle w:val="CommentReference"/>
              </w:rPr>
              <w:commentReference w:id="138"/>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lastRenderedPageBreak/>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39"/>
            <w:r w:rsidRPr="004E04E2">
              <w:t xml:space="preserve">utter </w:t>
            </w:r>
            <w:commentRangeEnd w:id="139"/>
            <w:r>
              <w:rPr>
                <w:rStyle w:val="CommentReference"/>
              </w:rPr>
              <w:commentReference w:id="139"/>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091E10">
        <w:rPr>
          <w:noProof/>
        </w:rPr>
        <w:t>936</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0" w:name="_Toc297322053"/>
      <w:bookmarkStart w:id="141" w:name="_Toc297407698"/>
      <w:bookmarkStart w:id="142" w:name="_Toc298445750"/>
      <w:bookmarkStart w:id="143" w:name="_Toc298681233"/>
      <w:bookmarkStart w:id="144" w:name="_Toc298447475"/>
      <w:bookmarkStart w:id="145"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46"/>
            <w:r>
              <w:t xml:space="preserve">consider </w:t>
            </w:r>
            <w:commentRangeEnd w:id="146"/>
            <w:r>
              <w:rPr>
                <w:rStyle w:val="CommentReference"/>
                <w:lang w:val="en-CA"/>
              </w:rPr>
              <w:commentReference w:id="146"/>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47"/>
            <w:r>
              <w:t xml:space="preserve">none </w:t>
            </w:r>
            <w:commentRangeEnd w:id="147"/>
            <w:r>
              <w:rPr>
                <w:rStyle w:val="CommentReference"/>
                <w:lang w:val="en-CA"/>
              </w:rPr>
              <w:commentReference w:id="147"/>
            </w:r>
            <w:r>
              <w:t>but You.</w:t>
            </w:r>
          </w:p>
          <w:p w14:paraId="39084FDD" w14:textId="77777777" w:rsidR="005E263F" w:rsidRDefault="005E263F" w:rsidP="005E263F">
            <w:pPr>
              <w:pStyle w:val="EngHangEnd"/>
            </w:pPr>
            <w:commentRangeStart w:id="148"/>
            <w:r>
              <w:t xml:space="preserve">After </w:t>
            </w:r>
            <w:commentRangeEnd w:id="148"/>
            <w:r>
              <w:rPr>
                <w:rStyle w:val="CommentReference"/>
                <w:lang w:val="en-CA"/>
              </w:rPr>
              <w:commentReference w:id="148"/>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49"/>
            <w:r>
              <w:t xml:space="preserve">to </w:t>
            </w:r>
            <w:commentRangeEnd w:id="149"/>
            <w:r>
              <w:rPr>
                <w:rStyle w:val="CommentReference"/>
                <w:lang w:val="en-CA"/>
              </w:rPr>
              <w:commentReference w:id="149"/>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0"/>
            <w:r>
              <w:t>joyful</w:t>
            </w:r>
            <w:commentRangeEnd w:id="150"/>
            <w:r>
              <w:rPr>
                <w:rStyle w:val="CommentReference"/>
                <w:lang w:val="en-CA"/>
              </w:rPr>
              <w:commentReference w:id="150"/>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1"/>
            <w:r>
              <w:t xml:space="preserve">perfect </w:t>
            </w:r>
            <w:commentRangeEnd w:id="151"/>
            <w:r>
              <w:rPr>
                <w:rStyle w:val="CommentReference"/>
                <w:lang w:val="en-CA"/>
              </w:rPr>
              <w:commentReference w:id="151"/>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2"/>
            <w:r>
              <w:t xml:space="preserve">sealed </w:t>
            </w:r>
            <w:commentRangeEnd w:id="152"/>
            <w:r>
              <w:rPr>
                <w:rStyle w:val="CommentReference"/>
                <w:lang w:val="en-CA"/>
              </w:rPr>
              <w:commentReference w:id="152"/>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3"/>
            <w:r>
              <w:t xml:space="preserve">fragrant </w:t>
            </w:r>
            <w:commentRangeEnd w:id="153"/>
            <w:r>
              <w:rPr>
                <w:rStyle w:val="CommentReference"/>
                <w:lang w:val="en-CA"/>
              </w:rPr>
              <w:commentReference w:id="153"/>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54"/>
            <w:r>
              <w:t>spices</w:t>
            </w:r>
            <w:commentRangeEnd w:id="154"/>
            <w:r>
              <w:rPr>
                <w:rStyle w:val="CommentReference"/>
                <w:lang w:val="en-CA"/>
              </w:rPr>
              <w:commentReference w:id="154"/>
            </w:r>
            <w:r>
              <w:t>,</w:t>
            </w:r>
          </w:p>
          <w:p w14:paraId="2791AC7E" w14:textId="77777777" w:rsidR="005E263F" w:rsidRDefault="005E263F" w:rsidP="005E263F">
            <w:pPr>
              <w:pStyle w:val="EngHangEnd"/>
            </w:pPr>
            <w:r>
              <w:t xml:space="preserve">"Behold and see that the Saviour </w:t>
            </w:r>
            <w:commentRangeStart w:id="155"/>
            <w:r>
              <w:t xml:space="preserve">is risen </w:t>
            </w:r>
            <w:commentRangeEnd w:id="155"/>
            <w:r>
              <w:rPr>
                <w:rStyle w:val="CommentReference"/>
                <w:lang w:val="en-CA"/>
              </w:rPr>
              <w:commentReference w:id="155"/>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56"/>
            <w:r>
              <w:t>A</w:t>
            </w:r>
            <w:commentRangeEnd w:id="156"/>
            <w:r>
              <w:rPr>
                <w:rStyle w:val="CommentReference"/>
                <w:lang w:val="en-CA"/>
              </w:rPr>
              <w:commentReference w:id="156"/>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57"/>
            <w:r>
              <w:t xml:space="preserve">We </w:t>
            </w:r>
            <w:commentRangeEnd w:id="157"/>
            <w:r>
              <w:rPr>
                <w:rStyle w:val="CommentReference"/>
                <w:lang w:val="en-CA"/>
              </w:rPr>
              <w:commentReference w:id="157"/>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58"/>
            <w:r>
              <w:t>alteration</w:t>
            </w:r>
            <w:commentRangeEnd w:id="158"/>
            <w:r>
              <w:rPr>
                <w:rStyle w:val="CommentReference"/>
                <w:lang w:val="en-CA"/>
              </w:rPr>
              <w:commentReference w:id="158"/>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0"/>
      <w:bookmarkEnd w:id="141"/>
      <w:bookmarkEnd w:id="142"/>
      <w:bookmarkEnd w:id="143"/>
      <w:bookmarkEnd w:id="144"/>
      <w:bookmarkEnd w:id="145"/>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59"/>
            <w:r>
              <w:t>glorify Him</w:t>
            </w:r>
            <w:commentRangeEnd w:id="159"/>
            <w:r>
              <w:rPr>
                <w:rStyle w:val="CommentReference"/>
                <w:lang w:val="en-CA"/>
              </w:rPr>
              <w:commentReference w:id="159"/>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0"/>
            <w:r>
              <w:t xml:space="preserve">when he shatters </w:t>
            </w:r>
            <w:commentRangeEnd w:id="160"/>
            <w:r>
              <w:rPr>
                <w:rStyle w:val="CommentReference"/>
                <w:lang w:val="en-CA"/>
              </w:rPr>
              <w:commentReference w:id="160"/>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1"/>
            <w:r>
              <w:t xml:space="preserve">chosen </w:t>
            </w:r>
            <w:commentRangeEnd w:id="161"/>
            <w:r>
              <w:rPr>
                <w:rStyle w:val="CommentReference"/>
                <w:lang w:val="en-CA"/>
              </w:rPr>
              <w:commentReference w:id="161"/>
            </w:r>
            <w:r>
              <w:t xml:space="preserve">mounted </w:t>
            </w:r>
            <w:commentRangeStart w:id="162"/>
            <w:r>
              <w:t xml:space="preserve">captains </w:t>
            </w:r>
            <w:commentRangeEnd w:id="162"/>
            <w:r>
              <w:rPr>
                <w:rStyle w:val="CommentReference"/>
                <w:lang w:val="en-CA"/>
              </w:rPr>
              <w:commentReference w:id="162"/>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3"/>
            <w:r>
              <w:t xml:space="preserve">was </w:t>
            </w:r>
            <w:commentRangeEnd w:id="163"/>
            <w:r>
              <w:rPr>
                <w:rStyle w:val="CommentReference"/>
                <w:lang w:val="en-CA"/>
              </w:rPr>
              <w:commentReference w:id="163"/>
            </w:r>
            <w:r>
              <w:t xml:space="preserve">glorified in power. Your right hand, O Lord, </w:t>
            </w:r>
            <w:commentRangeStart w:id="164"/>
            <w:r>
              <w:t xml:space="preserve">crushed </w:t>
            </w:r>
            <w:commentRangeEnd w:id="164"/>
            <w:r>
              <w:rPr>
                <w:rStyle w:val="CommentReference"/>
                <w:lang w:val="en-CA"/>
              </w:rPr>
              <w:commentReference w:id="164"/>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65"/>
            <w:r>
              <w:t xml:space="preserve">shattered </w:t>
            </w:r>
            <w:commentRangeEnd w:id="165"/>
            <w:r>
              <w:rPr>
                <w:rStyle w:val="CommentReference"/>
                <w:lang w:val="en-CA"/>
              </w:rPr>
              <w:commentReference w:id="165"/>
            </w:r>
            <w:commentRangeStart w:id="166"/>
            <w:r>
              <w:t>Your enemies</w:t>
            </w:r>
            <w:commentRangeEnd w:id="166"/>
            <w:r>
              <w:rPr>
                <w:rStyle w:val="CommentReference"/>
                <w:lang w:val="en-CA"/>
              </w:rPr>
              <w:commentReference w:id="166"/>
            </w:r>
            <w:r>
              <w:t xml:space="preserve">; You </w:t>
            </w:r>
            <w:commentRangeStart w:id="167"/>
            <w:r>
              <w:t xml:space="preserve">sent </w:t>
            </w:r>
            <w:commentRangeEnd w:id="167"/>
            <w:r>
              <w:rPr>
                <w:rStyle w:val="CommentReference"/>
                <w:lang w:val="en-CA"/>
              </w:rPr>
              <w:commentReference w:id="167"/>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68"/>
            <w:r>
              <w:t>holy</w:t>
            </w:r>
            <w:commentRangeEnd w:id="168"/>
            <w:r>
              <w:rPr>
                <w:rStyle w:val="CommentReference"/>
                <w:lang w:val="en-CA"/>
              </w:rPr>
              <w:commentReference w:id="168"/>
            </w:r>
            <w:r>
              <w:t xml:space="preserve">, awesome in </w:t>
            </w:r>
            <w:commentRangeStart w:id="169"/>
            <w:r>
              <w:t>glorious deeds</w:t>
            </w:r>
            <w:commentRangeEnd w:id="169"/>
            <w:r>
              <w:rPr>
                <w:rStyle w:val="CommentReference"/>
                <w:lang w:val="en-CA"/>
              </w:rPr>
              <w:commentReference w:id="169"/>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0"/>
            <w:r>
              <w:t>redeemed</w:t>
            </w:r>
            <w:commentRangeEnd w:id="170"/>
            <w:r>
              <w:rPr>
                <w:rStyle w:val="CommentReference"/>
                <w:lang w:val="en-CA"/>
              </w:rPr>
              <w:commentReference w:id="170"/>
            </w:r>
            <w:r>
              <w:t xml:space="preserve">; You called them by Your power into Your holy </w:t>
            </w:r>
            <w:commentRangeStart w:id="171"/>
            <w:r>
              <w:t>abode</w:t>
            </w:r>
            <w:commentRangeEnd w:id="171"/>
            <w:r>
              <w:rPr>
                <w:rStyle w:val="CommentReference"/>
                <w:lang w:val="en-CA"/>
              </w:rPr>
              <w:commentReference w:id="171"/>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2"/>
            <w:r>
              <w:t xml:space="preserve">Sorrow </w:t>
            </w:r>
            <w:commentRangeEnd w:id="172"/>
            <w:r>
              <w:rPr>
                <w:rStyle w:val="CommentReference"/>
                <w:lang w:val="en-CA"/>
              </w:rPr>
              <w:commentReference w:id="172"/>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3"/>
            <w:r>
              <w:t>May</w:t>
            </w:r>
            <w:commentRangeEnd w:id="173"/>
            <w:r>
              <w:rPr>
                <w:rStyle w:val="CommentReference"/>
                <w:lang w:val="en-CA"/>
              </w:rPr>
              <w:commentReference w:id="173"/>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74"/>
            <w:r>
              <w:t xml:space="preserve">reigning </w:t>
            </w:r>
            <w:commentRangeEnd w:id="174"/>
            <w:r>
              <w:rPr>
                <w:rStyle w:val="CommentReference"/>
                <w:lang w:val="en-CA"/>
              </w:rPr>
              <w:commentReference w:id="174"/>
            </w:r>
            <w:r>
              <w:t xml:space="preserve">as King forever and ever </w:t>
            </w:r>
            <w:commentRangeStart w:id="175"/>
            <w:r>
              <w:t>and beyond</w:t>
            </w:r>
            <w:commentRangeEnd w:id="175"/>
            <w:r>
              <w:rPr>
                <w:rStyle w:val="CommentReference"/>
                <w:lang w:val="en-CA"/>
              </w:rPr>
              <w:commentReference w:id="175"/>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76"/>
            <w:r>
              <w:t xml:space="preserve"> </w:t>
            </w:r>
            <w:commentRangeEnd w:id="176"/>
            <w:r>
              <w:rPr>
                <w:rStyle w:val="CommentReference"/>
                <w:lang w:val="en-CA"/>
              </w:rPr>
              <w:commentReference w:id="176"/>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77"/>
            <w:r>
              <w:t>praises</w:t>
            </w:r>
            <w:commentRangeEnd w:id="177"/>
            <w:r>
              <w:rPr>
                <w:rStyle w:val="CommentReference"/>
                <w:lang w:val="en-CA"/>
              </w:rPr>
              <w:commentReference w:id="177"/>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78"/>
            <w:r>
              <w:t>for gloriously has He glorified Himself</w:t>
            </w:r>
            <w:commentRangeEnd w:id="178"/>
            <w:r>
              <w:rPr>
                <w:rStyle w:val="CommentReference"/>
                <w:lang w:val="en-CA"/>
              </w:rPr>
              <w:commentReference w:id="178"/>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79"/>
            <w:r>
              <w:t>Himself</w:t>
            </w:r>
            <w:commentRangeEnd w:id="179"/>
            <w:r>
              <w:rPr>
                <w:rStyle w:val="CommentReference"/>
                <w:lang w:val="en-CA"/>
              </w:rPr>
              <w:commentReference w:id="179"/>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0" w:name="_Toc297322054"/>
      <w:bookmarkStart w:id="181" w:name="_Toc297407699"/>
      <w:bookmarkStart w:id="182" w:name="_Toc298445751"/>
      <w:bookmarkStart w:id="183" w:name="_Toc298681234"/>
      <w:bookmarkStart w:id="184" w:name="_Toc298447476"/>
      <w:r>
        <w:t>Psali Adam</w:t>
      </w:r>
      <w:bookmarkEnd w:id="180"/>
      <w:bookmarkEnd w:id="181"/>
      <w:bookmarkEnd w:id="182"/>
      <w:bookmarkEnd w:id="183"/>
      <w:bookmarkEnd w:id="184"/>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85"/>
            <w:r>
              <w:t xml:space="preserve">The </w:t>
            </w:r>
            <w:commentRangeEnd w:id="185"/>
            <w:r>
              <w:rPr>
                <w:rStyle w:val="CommentReference"/>
                <w:lang w:val="en-CA"/>
              </w:rPr>
              <w:commentReference w:id="185"/>
            </w:r>
            <w:r>
              <w:t xml:space="preserve">water of the sea was parted into parts, And the great deep became a </w:t>
            </w:r>
            <w:commentRangeStart w:id="186"/>
            <w:r>
              <w:t>path</w:t>
            </w:r>
            <w:commentRangeEnd w:id="186"/>
            <w:r>
              <w:rPr>
                <w:rStyle w:val="CommentReference"/>
                <w:lang w:val="en-CA"/>
              </w:rPr>
              <w:commentReference w:id="186"/>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87"/>
            <w:r w:rsidRPr="00D33B3C">
              <w:rPr>
                <w:rFonts w:ascii="Times New Roman" w:hAnsi="Times New Roman" w:cs="Times New Roman"/>
              </w:rPr>
              <w:t>Ϧ</w:t>
            </w:r>
            <w:r w:rsidRPr="00D33B3C">
              <w:t>ⲉⲛ</w:t>
            </w:r>
            <w:commentRangeEnd w:id="187"/>
            <w:r>
              <w:rPr>
                <w:rStyle w:val="CommentReference"/>
                <w:rFonts w:ascii="Garamond" w:hAnsi="Garamond" w:cstheme="minorBidi"/>
                <w:noProof w:val="0"/>
                <w:lang w:val="en-CA"/>
              </w:rPr>
              <w:commentReference w:id="18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88"/>
            <w:r>
              <w:t xml:space="preserve">miraculous </w:t>
            </w:r>
            <w:commentRangeEnd w:id="188"/>
            <w:r>
              <w:rPr>
                <w:rStyle w:val="CommentReference"/>
                <w:lang w:val="en-CA"/>
              </w:rPr>
              <w:commentReference w:id="188"/>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89"/>
            <w:r>
              <w:t xml:space="preserve">passed </w:t>
            </w:r>
            <w:commentRangeEnd w:id="189"/>
            <w:r>
              <w:rPr>
                <w:rStyle w:val="CommentReference"/>
                <w:lang w:val="en-CA"/>
              </w:rPr>
              <w:commentReference w:id="189"/>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0"/>
            <w:r>
              <w:t xml:space="preserve">praising </w:t>
            </w:r>
            <w:commentRangeEnd w:id="190"/>
            <w:r>
              <w:rPr>
                <w:rStyle w:val="CommentReference"/>
                <w:lang w:val="en-CA"/>
              </w:rPr>
              <w:commentReference w:id="190"/>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1"/>
            <w:r>
              <w:t xml:space="preserve">praise </w:t>
            </w:r>
            <w:commentRangeEnd w:id="191"/>
            <w:r>
              <w:rPr>
                <w:rStyle w:val="CommentReference"/>
                <w:lang w:val="en-CA"/>
              </w:rPr>
              <w:commentReference w:id="191"/>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091E10">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091E10">
        <w:rPr>
          <w:noProof/>
        </w:rPr>
        <w:t>940</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091E10">
        <w:rPr>
          <w:noProof/>
        </w:rPr>
        <w:t>942</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2" w:name="_Toc297322055"/>
      <w:bookmarkStart w:id="193" w:name="_Toc297407700"/>
      <w:bookmarkStart w:id="194" w:name="_Ref297493889"/>
      <w:bookmarkStart w:id="195" w:name="_Toc298445752"/>
      <w:bookmarkStart w:id="196" w:name="_Toc298681235"/>
      <w:bookmarkStart w:id="197" w:name="_Toc298447477"/>
      <w:bookmarkStart w:id="198" w:name="_Toc308441895"/>
      <w:bookmarkStart w:id="199" w:name="_Ref434580757"/>
      <w:bookmarkStart w:id="200" w:name="_Ref434580763"/>
      <w:r>
        <w:lastRenderedPageBreak/>
        <w:t>The Second Canticle: Psalm 135</w:t>
      </w:r>
      <w:bookmarkEnd w:id="192"/>
      <w:bookmarkEnd w:id="193"/>
      <w:bookmarkEnd w:id="194"/>
      <w:bookmarkEnd w:id="195"/>
      <w:bookmarkEnd w:id="196"/>
      <w:bookmarkEnd w:id="197"/>
      <w:bookmarkEnd w:id="198"/>
      <w:bookmarkEnd w:id="199"/>
      <w:bookmarkEnd w:id="200"/>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1"/>
            <w:r w:rsidRPr="00597158">
              <w:t xml:space="preserve">wisdom </w:t>
            </w:r>
            <w:commentRangeEnd w:id="201"/>
            <w:r>
              <w:rPr>
                <w:rStyle w:val="CommentReference"/>
                <w:rFonts w:eastAsiaTheme="minorHAnsi" w:cstheme="minorBidi"/>
                <w:color w:val="auto"/>
                <w:lang w:val="en-CA"/>
              </w:rPr>
              <w:commentReference w:id="201"/>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2"/>
            <w:r w:rsidRPr="00597158">
              <w:t>stretched out</w:t>
            </w:r>
            <w:commentRangeEnd w:id="202"/>
            <w:r>
              <w:rPr>
                <w:rStyle w:val="CommentReference"/>
                <w:rFonts w:eastAsiaTheme="minorHAnsi" w:cstheme="minorBidi"/>
                <w:color w:val="auto"/>
                <w:lang w:val="en-CA"/>
              </w:rPr>
              <w:commentReference w:id="202"/>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3"/>
            <w:r w:rsidRPr="00597158">
              <w:t xml:space="preserve">that </w:t>
            </w:r>
            <w:commentRangeEnd w:id="203"/>
            <w:r>
              <w:rPr>
                <w:rStyle w:val="CommentReference"/>
                <w:rFonts w:eastAsiaTheme="minorHAnsi" w:cstheme="minorBidi"/>
                <w:color w:val="auto"/>
                <w:lang w:val="en-CA"/>
              </w:rPr>
              <w:commentReference w:id="203"/>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04"/>
            <w:r w:rsidRPr="00597158">
              <w:t xml:space="preserve">rule </w:t>
            </w:r>
            <w:commentRangeEnd w:id="204"/>
            <w:r>
              <w:rPr>
                <w:rStyle w:val="CommentReference"/>
                <w:rFonts w:eastAsiaTheme="minorHAnsi" w:cstheme="minorBidi"/>
                <w:color w:val="auto"/>
                <w:lang w:val="en-CA"/>
              </w:rPr>
              <w:commentReference w:id="204"/>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05"/>
            <w:r w:rsidRPr="00597158">
              <w:t xml:space="preserve">stretched-out </w:t>
            </w:r>
            <w:commentRangeEnd w:id="205"/>
            <w:r>
              <w:rPr>
                <w:rStyle w:val="CommentReference"/>
                <w:rFonts w:eastAsiaTheme="minorHAnsi" w:cstheme="minorBidi"/>
                <w:color w:val="auto"/>
                <w:lang w:val="en-CA"/>
              </w:rPr>
              <w:commentReference w:id="205"/>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06"/>
            <w:r w:rsidRPr="00597158">
              <w:t xml:space="preserve">in </w:t>
            </w:r>
            <w:commentRangeEnd w:id="206"/>
            <w:r>
              <w:rPr>
                <w:rStyle w:val="CommentReference"/>
                <w:rFonts w:eastAsiaTheme="minorHAnsi" w:cstheme="minorBidi"/>
                <w:color w:val="auto"/>
                <w:lang w:val="en-CA"/>
              </w:rPr>
              <w:commentReference w:id="206"/>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07"/>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07"/>
            <w:r w:rsidR="00FC3604">
              <w:rPr>
                <w:rStyle w:val="CommentReference"/>
                <w:rFonts w:cstheme="minorBidi"/>
                <w:color w:val="auto"/>
                <w:lang w:val="en-CA"/>
              </w:rPr>
              <w:commentReference w:id="207"/>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08"/>
            <w:r w:rsidRPr="00FC3604">
              <w:t>Ⲉⲩⲕ̀ⲗⲏⲣⲟⲛⲟⲙⲓⲁ̀ ⲙ̀ⲡⲉϥⲃⲱⲕ ⲡⲓⲥ̅ⲗ̅</w:t>
            </w:r>
            <w:r w:rsidRPr="00597158">
              <w:t xml:space="preserve"> </w:t>
            </w:r>
            <w:commentRangeEnd w:id="208"/>
            <w:r w:rsidR="00FC3604">
              <w:rPr>
                <w:rStyle w:val="CommentReference"/>
                <w:rFonts w:ascii="Garamond" w:hAnsi="Garamond" w:cstheme="minorBidi"/>
                <w:noProof w:val="0"/>
                <w:lang w:val="en-CA"/>
              </w:rPr>
              <w:commentReference w:id="208"/>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09" w:name="_Toc297322056"/>
      <w:bookmarkStart w:id="210" w:name="_Toc297407701"/>
      <w:bookmarkStart w:id="211" w:name="_Toc298445753"/>
      <w:bookmarkStart w:id="212" w:name="_Toc298681236"/>
      <w:bookmarkStart w:id="213" w:name="_Toc298447478"/>
      <w:r>
        <w:t>Psali Adam</w:t>
      </w:r>
      <w:bookmarkEnd w:id="209"/>
      <w:bookmarkEnd w:id="210"/>
      <w:bookmarkEnd w:id="211"/>
      <w:bookmarkEnd w:id="212"/>
      <w:bookmarkEnd w:id="213"/>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091E10">
        <w:rPr>
          <w:noProof/>
        </w:rPr>
        <w:t>945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14"/>
            <w:r w:rsidRPr="004C0CA2">
              <w:t xml:space="preserve">brought </w:t>
            </w:r>
            <w:commentRangeEnd w:id="214"/>
            <w:r>
              <w:rPr>
                <w:rStyle w:val="CommentReference"/>
                <w:rFonts w:eastAsiaTheme="minorHAnsi" w:cstheme="minorBidi"/>
                <w:color w:val="auto"/>
                <w:lang w:val="en-CA"/>
              </w:rPr>
              <w:commentReference w:id="214"/>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091E10">
        <w:rPr>
          <w:noProof/>
        </w:rPr>
        <w:t>946</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15" w:name="_Toc297322057"/>
      <w:bookmarkStart w:id="216" w:name="_Toc297407702"/>
      <w:bookmarkStart w:id="217" w:name="_Toc298445754"/>
      <w:bookmarkStart w:id="218" w:name="_Toc298681237"/>
      <w:bookmarkStart w:id="219" w:name="_Toc298447479"/>
      <w:bookmarkStart w:id="220" w:name="_Toc308441896"/>
      <w:r>
        <w:lastRenderedPageBreak/>
        <w:t>The Third Canticle: The Song of the Three Children</w:t>
      </w:r>
      <w:bookmarkEnd w:id="215"/>
      <w:bookmarkEnd w:id="216"/>
      <w:bookmarkEnd w:id="217"/>
      <w:bookmarkEnd w:id="218"/>
      <w:bookmarkEnd w:id="219"/>
      <w:bookmarkEnd w:id="220"/>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1"/>
            <w:r w:rsidRPr="00BE273A">
              <w:t xml:space="preserve">Blessed </w:t>
            </w:r>
            <w:commentRangeEnd w:id="221"/>
            <w:r w:rsidRPr="00BE273A">
              <w:rPr>
                <w:rStyle w:val="CommentReference"/>
                <w:rFonts w:eastAsiaTheme="minorHAnsi"/>
                <w:sz w:val="24"/>
              </w:rPr>
              <w:commentReference w:id="221"/>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2"/>
            <w:r w:rsidRPr="00BE273A">
              <w:t>heaven</w:t>
            </w:r>
            <w:commentRangeEnd w:id="222"/>
            <w:r w:rsidRPr="00BE273A">
              <w:rPr>
                <w:rStyle w:val="CommentReference"/>
                <w:rFonts w:eastAsiaTheme="minorHAnsi"/>
                <w:sz w:val="24"/>
              </w:rPr>
              <w:commentReference w:id="222"/>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3"/>
            <w:r w:rsidRPr="00BE273A">
              <w:t xml:space="preserve">clouds </w:t>
            </w:r>
            <w:commentRangeEnd w:id="223"/>
            <w:r w:rsidRPr="00BE273A">
              <w:rPr>
                <w:rStyle w:val="CommentReference"/>
                <w:rFonts w:eastAsiaTheme="minorHAnsi"/>
                <w:sz w:val="24"/>
              </w:rPr>
              <w:commentReference w:id="223"/>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24"/>
            <w:r w:rsidRPr="00BE273A">
              <w:t xml:space="preserve">Bless </w:t>
            </w:r>
            <w:commentRangeEnd w:id="224"/>
            <w:r w:rsidRPr="00BE273A">
              <w:rPr>
                <w:rStyle w:val="CommentReference"/>
                <w:rFonts w:eastAsiaTheme="minorHAnsi"/>
                <w:sz w:val="24"/>
              </w:rPr>
              <w:commentReference w:id="224"/>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25"/>
            <w:r w:rsidRPr="00BE273A">
              <w:t>falling snow</w:t>
            </w:r>
            <w:commentRangeEnd w:id="225"/>
            <w:r w:rsidRPr="00BE273A">
              <w:rPr>
                <w:rStyle w:val="CommentReference"/>
                <w:rFonts w:eastAsiaTheme="minorHAnsi"/>
                <w:sz w:val="24"/>
              </w:rPr>
              <w:commentReference w:id="225"/>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26"/>
            <w:r w:rsidRPr="00BE273A">
              <w:t xml:space="preserve">Bless </w:t>
            </w:r>
            <w:commentRangeEnd w:id="226"/>
            <w:r w:rsidRPr="00BE273A">
              <w:rPr>
                <w:rStyle w:val="CommentReference"/>
                <w:rFonts w:eastAsiaTheme="minorHAnsi"/>
                <w:sz w:val="24"/>
              </w:rPr>
              <w:commentReference w:id="226"/>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27"/>
            <w:r w:rsidRPr="00BE273A">
              <w:t xml:space="preserve">Bless </w:t>
            </w:r>
            <w:commentRangeEnd w:id="227"/>
            <w:r w:rsidRPr="00BE273A">
              <w:rPr>
                <w:rStyle w:val="CommentReference"/>
                <w:rFonts w:eastAsiaTheme="minorHAnsi"/>
                <w:sz w:val="24"/>
              </w:rPr>
              <w:commentReference w:id="227"/>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28"/>
            <w:r w:rsidRPr="00BE273A">
              <w:t xml:space="preserve">ye </w:t>
            </w:r>
            <w:commentRangeEnd w:id="228"/>
            <w:r w:rsidR="00180AE1">
              <w:rPr>
                <w:rStyle w:val="CommentReference"/>
                <w:rFonts w:eastAsiaTheme="minorHAnsi" w:cstheme="minorBidi"/>
                <w:color w:val="auto"/>
                <w:lang w:val="en-CA"/>
              </w:rPr>
              <w:commentReference w:id="228"/>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29"/>
            <w:r w:rsidRPr="00BE273A">
              <w:t xml:space="preserve">whales </w:t>
            </w:r>
            <w:commentRangeEnd w:id="229"/>
            <w:r w:rsidRPr="00BE273A">
              <w:rPr>
                <w:rStyle w:val="CommentReference"/>
                <w:rFonts w:eastAsiaTheme="minorHAnsi"/>
                <w:sz w:val="24"/>
              </w:rPr>
              <w:commentReference w:id="229"/>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0"/>
            <w:r w:rsidRPr="00BE273A">
              <w:t xml:space="preserve">beasts </w:t>
            </w:r>
            <w:commentRangeEnd w:id="230"/>
            <w:r w:rsidRPr="00BE273A">
              <w:rPr>
                <w:rStyle w:val="CommentReference"/>
                <w:rFonts w:eastAsiaTheme="minorHAnsi"/>
                <w:sz w:val="24"/>
              </w:rPr>
              <w:commentReference w:id="230"/>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1"/>
            <w:r w:rsidRPr="00BE273A">
              <w:t xml:space="preserve">sons </w:t>
            </w:r>
            <w:commentRangeEnd w:id="231"/>
            <w:r w:rsidRPr="00BE273A">
              <w:rPr>
                <w:rStyle w:val="CommentReference"/>
                <w:rFonts w:eastAsiaTheme="minorHAnsi"/>
                <w:sz w:val="24"/>
              </w:rPr>
              <w:commentReference w:id="231"/>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2"/>
            <w:r w:rsidRPr="00BE273A">
              <w:t xml:space="preserve">of </w:t>
            </w:r>
            <w:commentRangeEnd w:id="232"/>
            <w:r w:rsidRPr="00BE273A">
              <w:rPr>
                <w:rStyle w:val="CommentReference"/>
                <w:rFonts w:eastAsiaTheme="minorHAnsi"/>
                <w:sz w:val="24"/>
              </w:rPr>
              <w:commentReference w:id="232"/>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34" w:name="_Toc297322058"/>
      <w:bookmarkStart w:id="235" w:name="_Toc297407703"/>
      <w:bookmarkStart w:id="236" w:name="_Toc298445755"/>
      <w:bookmarkStart w:id="237" w:name="_Toc298681238"/>
      <w:bookmarkStart w:id="238" w:name="_Toc298447480"/>
      <w:r>
        <w:t>Psali Batos</w:t>
      </w:r>
      <w:bookmarkEnd w:id="234"/>
      <w:bookmarkEnd w:id="235"/>
      <w:bookmarkEnd w:id="236"/>
      <w:bookmarkEnd w:id="237"/>
      <w:bookmarkEnd w:id="238"/>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39"/>
            <w:r w:rsidRPr="00436BDD">
              <w:t>Ⲁⲣⲓⲯⲁⲗⲓⲛ</w:t>
            </w:r>
            <w:commentRangeEnd w:id="239"/>
            <w:r>
              <w:rPr>
                <w:rStyle w:val="CommentReference"/>
                <w:rFonts w:ascii="Garamond" w:hAnsi="Garamond" w:cstheme="minorBidi"/>
                <w:noProof w:val="0"/>
                <w:lang w:val="en-CA"/>
              </w:rPr>
              <w:commentReference w:id="239"/>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0"/>
            <w:r>
              <w:t>Giver</w:t>
            </w:r>
            <w:r w:rsidRPr="00C05A5B">
              <w:t xml:space="preserve"> </w:t>
            </w:r>
            <w:commentRangeEnd w:id="240"/>
            <w:r>
              <w:rPr>
                <w:rStyle w:val="CommentReference"/>
                <w:rFonts w:eastAsiaTheme="minorHAnsi" w:cstheme="minorBidi"/>
                <w:color w:val="auto"/>
                <w:lang w:val="en-CA"/>
              </w:rPr>
              <w:commentReference w:id="240"/>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1"/>
            <w:r w:rsidRPr="00C05A5B">
              <w:t>nanias</w:t>
            </w:r>
            <w:commentRangeEnd w:id="241"/>
            <w:r>
              <w:rPr>
                <w:rStyle w:val="CommentReference"/>
                <w:rFonts w:eastAsiaTheme="minorHAnsi" w:cstheme="minorBidi"/>
                <w:color w:val="auto"/>
                <w:lang w:val="en-CA"/>
              </w:rPr>
              <w:commentReference w:id="241"/>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2"/>
            <w:r w:rsidRPr="00C05A5B">
              <w:t>Morning</w:t>
            </w:r>
            <w:commentRangeEnd w:id="242"/>
            <w:r>
              <w:rPr>
                <w:rStyle w:val="CommentReference"/>
                <w:rFonts w:eastAsiaTheme="minorHAnsi" w:cstheme="minorBidi"/>
                <w:color w:val="auto"/>
                <w:lang w:val="en-CA"/>
              </w:rPr>
              <w:commentReference w:id="242"/>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3"/>
            <w:r w:rsidRPr="00C05A5B">
              <w:t>Emmanuel</w:t>
            </w:r>
            <w:commentRangeEnd w:id="243"/>
            <w:r>
              <w:rPr>
                <w:rStyle w:val="CommentReference"/>
                <w:rFonts w:eastAsiaTheme="minorHAnsi" w:cstheme="minorBidi"/>
                <w:color w:val="auto"/>
                <w:lang w:val="en-CA"/>
              </w:rPr>
              <w:commentReference w:id="243"/>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44"/>
            <w:r w:rsidRPr="00C05A5B">
              <w:t xml:space="preserve">Proclaim </w:t>
            </w:r>
            <w:commentRangeEnd w:id="244"/>
            <w:r>
              <w:rPr>
                <w:rStyle w:val="CommentReference"/>
                <w:rFonts w:eastAsiaTheme="minorHAnsi" w:cstheme="minorBidi"/>
                <w:color w:val="auto"/>
                <w:lang w:val="en-CA"/>
              </w:rPr>
              <w:commentReference w:id="244"/>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45"/>
            <w:r>
              <w:t>persevere</w:t>
            </w:r>
            <w:commentRangeEnd w:id="245"/>
            <w:r>
              <w:rPr>
                <w:rStyle w:val="CommentReference"/>
                <w:rFonts w:eastAsiaTheme="minorHAnsi" w:cstheme="minorBidi"/>
                <w:color w:val="auto"/>
                <w:lang w:val="en-CA"/>
              </w:rPr>
              <w:commentReference w:id="245"/>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46"/>
            <w:r>
              <w:t>presbyters</w:t>
            </w:r>
            <w:commentRangeEnd w:id="246"/>
            <w:r>
              <w:rPr>
                <w:rStyle w:val="CommentReference"/>
                <w:rFonts w:eastAsiaTheme="minorHAnsi" w:cstheme="minorBidi"/>
                <w:color w:val="auto"/>
                <w:lang w:val="en-CA"/>
              </w:rPr>
              <w:commentReference w:id="246"/>
            </w:r>
            <w:r w:rsidRPr="00C05A5B">
              <w:t>:</w:t>
            </w:r>
          </w:p>
          <w:p w14:paraId="7637E91E" w14:textId="77777777" w:rsidR="00BE273A" w:rsidRDefault="00BE273A" w:rsidP="00BE273A">
            <w:pPr>
              <w:pStyle w:val="EngHang"/>
            </w:pPr>
            <w:r>
              <w:t>"</w:t>
            </w:r>
            <w:commentRangeStart w:id="247"/>
            <w:r>
              <w:t>Bless</w:t>
            </w:r>
            <w:commentRangeEnd w:id="247"/>
            <w:r>
              <w:rPr>
                <w:rStyle w:val="CommentReference"/>
                <w:rFonts w:eastAsiaTheme="minorHAnsi" w:cstheme="minorBidi"/>
                <w:color w:val="auto"/>
                <w:lang w:val="en-CA"/>
              </w:rPr>
              <w:commentReference w:id="247"/>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48"/>
            <w:r>
              <w:t>day</w:t>
            </w:r>
            <w:commentRangeEnd w:id="248"/>
            <w:r>
              <w:rPr>
                <w:rStyle w:val="CommentReference"/>
                <w:rFonts w:eastAsiaTheme="minorHAnsi" w:cstheme="minorBidi"/>
                <w:color w:val="auto"/>
                <w:lang w:val="en-CA"/>
              </w:rPr>
              <w:commentReference w:id="248"/>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49"/>
            <w:r w:rsidRPr="00C05A5B">
              <w:t xml:space="preserve">souls </w:t>
            </w:r>
            <w:commentRangeEnd w:id="249"/>
            <w:r>
              <w:rPr>
                <w:rStyle w:val="CommentReference"/>
                <w:rFonts w:eastAsiaTheme="minorHAnsi" w:cstheme="minorBidi"/>
                <w:color w:val="auto"/>
                <w:lang w:val="en-CA"/>
              </w:rPr>
              <w:commentReference w:id="249"/>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0"/>
            <w:r w:rsidRPr="00C05A5B">
              <w:t>sea</w:t>
            </w:r>
            <w:commentRangeEnd w:id="250"/>
            <w:r>
              <w:rPr>
                <w:rStyle w:val="CommentReference"/>
                <w:rFonts w:eastAsiaTheme="minorHAnsi" w:cstheme="minorBidi"/>
                <w:color w:val="auto"/>
                <w:lang w:val="en-CA"/>
              </w:rPr>
              <w:commentReference w:id="250"/>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1"/>
            <w:r w:rsidRPr="00C05A5B">
              <w:t xml:space="preserve">all </w:t>
            </w:r>
            <w:commentRangeEnd w:id="251"/>
            <w:r>
              <w:rPr>
                <w:rStyle w:val="CommentReference"/>
                <w:rFonts w:eastAsiaTheme="minorHAnsi" w:cstheme="minorBidi"/>
                <w:color w:val="auto"/>
                <w:lang w:val="en-CA"/>
              </w:rPr>
              <w:commentReference w:id="251"/>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2"/>
            <w:r w:rsidRPr="00C05A5B">
              <w:t>heretics</w:t>
            </w:r>
            <w:commentRangeEnd w:id="252"/>
            <w:r>
              <w:rPr>
                <w:rStyle w:val="CommentReference"/>
                <w:rFonts w:eastAsiaTheme="minorHAnsi" w:cstheme="minorBidi"/>
                <w:color w:val="auto"/>
                <w:lang w:val="en-CA"/>
              </w:rPr>
              <w:commentReference w:id="252"/>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3"/>
            <w:r w:rsidRPr="00C05A5B">
              <w:t xml:space="preserve">spirits </w:t>
            </w:r>
            <w:commentRangeEnd w:id="253"/>
            <w:r>
              <w:rPr>
                <w:rStyle w:val="CommentReference"/>
                <w:rFonts w:eastAsiaTheme="minorHAnsi" w:cstheme="minorBidi"/>
                <w:color w:val="auto"/>
                <w:lang w:val="en-CA"/>
              </w:rPr>
              <w:commentReference w:id="253"/>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54"/>
            <w:r>
              <w:t>contrite</w:t>
            </w:r>
            <w:r w:rsidRPr="00C05A5B">
              <w:t xml:space="preserve"> </w:t>
            </w:r>
            <w:commentRangeEnd w:id="254"/>
            <w:r>
              <w:rPr>
                <w:rStyle w:val="CommentReference"/>
                <w:rFonts w:eastAsiaTheme="minorHAnsi" w:cstheme="minorBidi"/>
                <w:color w:val="auto"/>
                <w:lang w:val="en-CA"/>
              </w:rPr>
              <w:commentReference w:id="254"/>
            </w:r>
            <w:commentRangeStart w:id="255"/>
            <w:r w:rsidRPr="00C05A5B">
              <w:t>hearts</w:t>
            </w:r>
            <w:commentRangeEnd w:id="255"/>
            <w:r>
              <w:rPr>
                <w:rStyle w:val="CommentReference"/>
                <w:rFonts w:eastAsiaTheme="minorHAnsi" w:cstheme="minorBidi"/>
                <w:color w:val="auto"/>
                <w:lang w:val="en-CA"/>
              </w:rPr>
              <w:commentReference w:id="255"/>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56"/>
            <w:r w:rsidRPr="00C05A5B">
              <w:t>Make haste and be very attentive</w:t>
            </w:r>
            <w:commentRangeEnd w:id="256"/>
            <w:r>
              <w:rPr>
                <w:rStyle w:val="CommentReference"/>
                <w:rFonts w:eastAsiaTheme="minorHAnsi" w:cstheme="minorBidi"/>
                <w:color w:val="auto"/>
                <w:lang w:val="en-CA"/>
              </w:rPr>
              <w:commentReference w:id="256"/>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57"/>
            <w:r w:rsidRPr="00C05A5B">
              <w:t xml:space="preserve">righteous </w:t>
            </w:r>
            <w:commentRangeEnd w:id="257"/>
            <w:r>
              <w:rPr>
                <w:rStyle w:val="CommentReference"/>
                <w:rFonts w:eastAsiaTheme="minorHAnsi" w:cstheme="minorBidi"/>
                <w:color w:val="auto"/>
                <w:lang w:val="en-CA"/>
              </w:rPr>
              <w:commentReference w:id="257"/>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58"/>
            <w:r>
              <w:t>condemned</w:t>
            </w:r>
            <w:commentRangeEnd w:id="258"/>
            <w:r>
              <w:rPr>
                <w:rStyle w:val="CommentReference"/>
                <w:rFonts w:eastAsiaTheme="minorHAnsi" w:cstheme="minorBidi"/>
                <w:color w:val="auto"/>
                <w:lang w:val="en-CA"/>
              </w:rPr>
              <w:commentReference w:id="258"/>
            </w:r>
            <w:r w:rsidRPr="00C05A5B">
              <w:t xml:space="preserve">, </w:t>
            </w:r>
          </w:p>
          <w:p w14:paraId="5C6E57B0" w14:textId="77777777" w:rsidR="00BE273A" w:rsidRDefault="00BE273A" w:rsidP="00BE273A">
            <w:pPr>
              <w:pStyle w:val="EngHang"/>
            </w:pPr>
            <w:r w:rsidRPr="00C05A5B">
              <w:t xml:space="preserve">That he may </w:t>
            </w:r>
            <w:commentRangeStart w:id="259"/>
            <w:r w:rsidRPr="00C05A5B">
              <w:t xml:space="preserve">join </w:t>
            </w:r>
            <w:commentRangeEnd w:id="259"/>
            <w:r>
              <w:rPr>
                <w:rStyle w:val="CommentReference"/>
                <w:rFonts w:eastAsiaTheme="minorHAnsi" w:cstheme="minorBidi"/>
                <w:color w:val="auto"/>
                <w:lang w:val="en-CA"/>
              </w:rPr>
              <w:commentReference w:id="259"/>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091E10">
        <w:rPr>
          <w:noProof/>
        </w:rPr>
        <w:t>948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0" w:name="_Toc297322059"/>
      <w:bookmarkStart w:id="261" w:name="_Toc297407704"/>
      <w:bookmarkStart w:id="262" w:name="_Toc298445756"/>
      <w:bookmarkStart w:id="263" w:name="_Toc298681239"/>
      <w:bookmarkStart w:id="264" w:name="_Toc298447481"/>
      <w:r>
        <w:t xml:space="preserve">We Follow </w:t>
      </w:r>
      <w:r w:rsidR="001040C8">
        <w:t>You</w:t>
      </w:r>
      <w:bookmarkEnd w:id="260"/>
      <w:bookmarkEnd w:id="261"/>
      <w:bookmarkEnd w:id="262"/>
      <w:bookmarkEnd w:id="263"/>
      <w:bookmarkEnd w:id="264"/>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65" w:name="_Toc297322060"/>
      <w:bookmarkStart w:id="266" w:name="_Toc297407705"/>
      <w:bookmarkStart w:id="267" w:name="_Toc298445757"/>
      <w:bookmarkStart w:id="268" w:name="_Toc298681240"/>
      <w:bookmarkStart w:id="269" w:name="_Toc298447482"/>
      <w:bookmarkStart w:id="270" w:name="_Toc308441897"/>
      <w:r>
        <w:lastRenderedPageBreak/>
        <w:t>The Communion of the Saints</w:t>
      </w:r>
      <w:bookmarkEnd w:id="265"/>
      <w:bookmarkEnd w:id="266"/>
      <w:bookmarkEnd w:id="267"/>
      <w:bookmarkEnd w:id="268"/>
      <w:bookmarkEnd w:id="269"/>
      <w:bookmarkEnd w:id="270"/>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1"/>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1"/>
            <w:r w:rsidR="00FC3604">
              <w:rPr>
                <w:rStyle w:val="CommentReference"/>
                <w:rFonts w:ascii="Garamond" w:hAnsi="Garamond" w:cstheme="minorBidi"/>
                <w:noProof w:val="0"/>
                <w:lang w:val="en-CA"/>
              </w:rPr>
              <w:commentReference w:id="271"/>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2"/>
            <w:r w:rsidRPr="00006239">
              <w:t>My</w:t>
            </w:r>
            <w:commentRangeEnd w:id="272"/>
            <w:r w:rsidR="002E5DB0">
              <w:rPr>
                <w:rStyle w:val="CommentReference"/>
                <w:rFonts w:eastAsiaTheme="minorHAnsi" w:cstheme="minorBidi"/>
                <w:color w:val="auto"/>
                <w:lang w:val="en-CA"/>
              </w:rPr>
              <w:commentReference w:id="272"/>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3"/>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3"/>
            <w:r w:rsidR="00FC3604">
              <w:rPr>
                <w:rStyle w:val="CommentReference"/>
                <w:rFonts w:ascii="Garamond" w:hAnsi="Garamond" w:cstheme="minorBidi"/>
                <w:noProof w:val="0"/>
                <w:lang w:val="en-CA"/>
              </w:rPr>
              <w:commentReference w:id="273"/>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74"/>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74"/>
            <w:r w:rsidR="00FC3604">
              <w:rPr>
                <w:rStyle w:val="CommentReference"/>
                <w:rFonts w:ascii="Garamond" w:hAnsi="Garamond" w:cstheme="minorBidi"/>
                <w:noProof w:val="0"/>
                <w:lang w:val="en-CA"/>
              </w:rPr>
              <w:commentReference w:id="274"/>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75"/>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75"/>
            <w:r w:rsidR="00FC3604">
              <w:rPr>
                <w:rStyle w:val="CommentReference"/>
                <w:rFonts w:eastAsiaTheme="minorHAnsi" w:cstheme="minorBidi"/>
                <w:color w:val="auto"/>
                <w:lang w:val="en-CA"/>
              </w:rPr>
              <w:commentReference w:id="275"/>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76"/>
            <w:r w:rsidRPr="00645C3A">
              <w:t xml:space="preserve">Pray </w:t>
            </w:r>
            <w:commentRangeEnd w:id="276"/>
            <w:r>
              <w:rPr>
                <w:rStyle w:val="CommentReference"/>
                <w:rFonts w:eastAsiaTheme="minorHAnsi" w:cstheme="minorBidi"/>
                <w:color w:val="auto"/>
                <w:lang w:val="en-CA"/>
              </w:rPr>
              <w:commentReference w:id="276"/>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77"/>
            </w:r>
          </w:p>
        </w:tc>
      </w:tr>
    </w:tbl>
    <w:p w14:paraId="34EF051B" w14:textId="77777777" w:rsidR="00F977F1" w:rsidRDefault="00F977F1" w:rsidP="00F977F1">
      <w:pPr>
        <w:pStyle w:val="Heading4"/>
      </w:pPr>
      <w:bookmarkStart w:id="278" w:name="_Toc298681241"/>
      <w:bookmarkStart w:id="279" w:name="_Toc308441898"/>
      <w:r>
        <w:lastRenderedPageBreak/>
        <w:t xml:space="preserve">A </w:t>
      </w:r>
      <w:commentRangeStart w:id="280"/>
      <w:r>
        <w:t xml:space="preserve">Short </w:t>
      </w:r>
      <w:commentRangeEnd w:id="280"/>
      <w:r>
        <w:rPr>
          <w:rStyle w:val="CommentReference"/>
          <w:rFonts w:eastAsiaTheme="minorHAnsi" w:cstheme="minorBidi"/>
          <w:b w:val="0"/>
          <w:bCs w:val="0"/>
        </w:rPr>
        <w:commentReference w:id="280"/>
      </w:r>
      <w:commentRangeStart w:id="281"/>
      <w:r>
        <w:t xml:space="preserve">Communion </w:t>
      </w:r>
      <w:commentRangeEnd w:id="281"/>
      <w:r>
        <w:rPr>
          <w:rStyle w:val="CommentReference"/>
          <w:rFonts w:eastAsiaTheme="minorHAnsi" w:cstheme="minorBidi"/>
          <w:b w:val="0"/>
          <w:bCs w:val="0"/>
        </w:rPr>
        <w:commentReference w:id="281"/>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2"/>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2"/>
            <w:r w:rsidR="00FC3604">
              <w:rPr>
                <w:rStyle w:val="CommentReference"/>
                <w:rFonts w:ascii="Garamond" w:hAnsi="Garamond" w:cstheme="minorBidi"/>
                <w:noProof w:val="0"/>
                <w:lang w:val="en-CA"/>
              </w:rPr>
              <w:commentReference w:id="282"/>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3"/>
            <w:r w:rsidRPr="00006239">
              <w:t>My</w:t>
            </w:r>
            <w:commentRangeEnd w:id="283"/>
            <w:r>
              <w:rPr>
                <w:rStyle w:val="CommentReference"/>
                <w:rFonts w:eastAsiaTheme="minorHAnsi" w:cstheme="minorBidi"/>
                <w:color w:val="auto"/>
                <w:lang w:val="en-CA"/>
              </w:rPr>
              <w:commentReference w:id="283"/>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84"/>
            <w:r w:rsidRPr="00FC3604">
              <w:t>ⲡⲓϣⲟⲙⲧ ϣⲉ ⲙⲏⲧ ϣ̀ⲙⲏⲛ</w:t>
            </w:r>
            <w:commentRangeEnd w:id="284"/>
            <w:r w:rsidR="00FC3604">
              <w:rPr>
                <w:rStyle w:val="CommentReference"/>
                <w:rFonts w:ascii="Garamond" w:hAnsi="Garamond" w:cstheme="minorBidi"/>
                <w:noProof w:val="0"/>
                <w:lang w:val="en-CA"/>
              </w:rPr>
              <w:commentReference w:id="284"/>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85"/>
            <w:r w:rsidRPr="000100FF">
              <w:t xml:space="preserve">Pray </w:t>
            </w:r>
            <w:commentRangeEnd w:id="285"/>
            <w:r>
              <w:rPr>
                <w:rStyle w:val="CommentReference"/>
                <w:rFonts w:eastAsiaTheme="minorHAnsi" w:cstheme="minorBidi"/>
                <w:color w:val="auto"/>
                <w:lang w:val="en-CA"/>
              </w:rPr>
              <w:commentReference w:id="285"/>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86"/>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86"/>
            <w:r w:rsidR="00FC3604">
              <w:rPr>
                <w:rStyle w:val="CommentReference"/>
                <w:rFonts w:eastAsiaTheme="minorHAnsi" w:cstheme="minorBidi"/>
                <w:color w:val="auto"/>
                <w:lang w:val="en-CA"/>
              </w:rPr>
              <w:commentReference w:id="286"/>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78"/>
      <w:bookmarkEnd w:id="279"/>
    </w:p>
    <w:p w14:paraId="1B71B16C" w14:textId="77777777" w:rsidR="00DD4C22" w:rsidRDefault="00DD4C22" w:rsidP="00DE5308">
      <w:pPr>
        <w:pStyle w:val="Rubric"/>
        <w:rPr>
          <w:lang w:val="en-US"/>
        </w:rPr>
      </w:pPr>
      <w:bookmarkStart w:id="287"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091E10">
        <w:rPr>
          <w:noProof/>
          <w:lang w:val="en-US"/>
        </w:rPr>
        <w:t>271</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88" w:name="_Toc308441900"/>
      <w:bookmarkStart w:id="289" w:name="_Ref434487886"/>
      <w:bookmarkStart w:id="290" w:name="_Ref434487891"/>
      <w:r>
        <w:rPr>
          <w:lang w:val="en-US"/>
        </w:rPr>
        <w:t>The Doxology of the Virgin for Midnight Praise</w:t>
      </w:r>
      <w:bookmarkEnd w:id="288"/>
      <w:bookmarkEnd w:id="289"/>
      <w:bookmarkEnd w:id="290"/>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1"/>
            <w:r>
              <w:t>Godhead</w:t>
            </w:r>
            <w:commentRangeEnd w:id="291"/>
            <w:r>
              <w:rPr>
                <w:rStyle w:val="CommentReference"/>
                <w:rFonts w:eastAsiaTheme="minorHAnsi" w:cstheme="minorBidi"/>
                <w:color w:val="auto"/>
                <w:lang w:val="en-CA"/>
              </w:rPr>
              <w:commentReference w:id="291"/>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2"/>
            <w:r>
              <w:t xml:space="preserve">to </w:t>
            </w:r>
            <w:commentRangeEnd w:id="292"/>
            <w:r>
              <w:rPr>
                <w:rStyle w:val="CommentReference"/>
                <w:rFonts w:eastAsiaTheme="minorHAnsi" w:cstheme="minorBidi"/>
                <w:color w:val="auto"/>
                <w:lang w:val="en-CA"/>
              </w:rPr>
              <w:commentReference w:id="292"/>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3"/>
            <w:r>
              <w:t xml:space="preserve">faithful </w:t>
            </w:r>
            <w:commentRangeEnd w:id="293"/>
            <w:r>
              <w:rPr>
                <w:rStyle w:val="CommentReference"/>
                <w:rFonts w:eastAsiaTheme="minorHAnsi" w:cstheme="minorBidi"/>
                <w:color w:val="auto"/>
                <w:lang w:val="en-CA"/>
              </w:rPr>
              <w:commentReference w:id="293"/>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091E10">
        <w:rPr>
          <w:noProof/>
          <w:lang w:val="en-US"/>
        </w:rPr>
        <w:t>955</w:t>
      </w:r>
      <w:r w:rsidR="00D15008">
        <w:rPr>
          <w:lang w:val="en-US"/>
        </w:rPr>
        <w:fldChar w:fldCharType="end"/>
      </w:r>
      <w:r w:rsidR="00D15008">
        <w:rPr>
          <w:lang w:val="en-US"/>
        </w:rPr>
        <w:t>.</w:t>
      </w:r>
    </w:p>
    <w:p w14:paraId="05F2965E" w14:textId="77777777" w:rsidR="004A1F5C" w:rsidRDefault="004A1F5C" w:rsidP="004A1F5C">
      <w:pPr>
        <w:pStyle w:val="Heading3"/>
        <w:rPr>
          <w:lang w:val="en-US"/>
        </w:rPr>
      </w:pPr>
      <w:bookmarkStart w:id="294" w:name="_Toc308441901"/>
      <w:r>
        <w:rPr>
          <w:lang w:val="en-US"/>
        </w:rPr>
        <w:t xml:space="preserve">The </w:t>
      </w:r>
      <w:r w:rsidR="00384B7C">
        <w:rPr>
          <w:lang w:val="en-US"/>
        </w:rPr>
        <w:t>C</w:t>
      </w:r>
      <w:r>
        <w:rPr>
          <w:lang w:val="en-US"/>
        </w:rPr>
        <w:t>onclusion of the Doxologies</w:t>
      </w:r>
      <w:bookmarkEnd w:id="287"/>
      <w:bookmarkEnd w:id="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95"/>
            <w:r w:rsidRPr="007425E1">
              <w:rPr>
                <w:rFonts w:eastAsiaTheme="minorHAnsi"/>
              </w:rPr>
              <w:t xml:space="preserve">bless </w:t>
            </w:r>
            <w:commentRangeEnd w:id="295"/>
            <w:r>
              <w:rPr>
                <w:rStyle w:val="CommentReference"/>
                <w:rFonts w:ascii="Times New Roman" w:eastAsiaTheme="minorHAnsi" w:hAnsi="Times New Roman" w:cstheme="minorBidi"/>
                <w:color w:val="auto"/>
              </w:rPr>
              <w:commentReference w:id="29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96" w:name="_Toc410196183"/>
      <w:bookmarkStart w:id="297" w:name="_Toc410196421"/>
      <w:bookmarkStart w:id="298" w:name="_Toc410196923"/>
      <w:bookmarkStart w:id="299" w:name="_Ref435790458"/>
      <w:bookmarkStart w:id="300" w:name="_Ref435790464"/>
      <w:bookmarkStart w:id="301" w:name="_Toc435800412"/>
      <w:r>
        <w:lastRenderedPageBreak/>
        <w:t xml:space="preserve">The Rising of the Sun: Matins </w:t>
      </w:r>
      <w:bookmarkEnd w:id="296"/>
      <w:bookmarkEnd w:id="297"/>
      <w:bookmarkEnd w:id="298"/>
      <w:r>
        <w:t>(or Lauds)</w:t>
      </w:r>
      <w:bookmarkEnd w:id="299"/>
      <w:bookmarkEnd w:id="300"/>
      <w:bookmarkEnd w:id="301"/>
    </w:p>
    <w:p w14:paraId="3E5C38FC" w14:textId="77777777" w:rsidR="00DE5308" w:rsidRDefault="00DE5308" w:rsidP="00DE5308">
      <w:pPr>
        <w:pStyle w:val="Heading3"/>
      </w:pPr>
      <w:bookmarkStart w:id="302" w:name="_Ref411320700"/>
      <w:r>
        <w:t>Matins</w:t>
      </w:r>
      <w:bookmarkEnd w:id="302"/>
    </w:p>
    <w:p w14:paraId="7302E8B8" w14:textId="77777777" w:rsidR="00DE5308" w:rsidRDefault="00DE5308" w:rsidP="00DE5308">
      <w:pPr>
        <w:pStyle w:val="Heading4"/>
      </w:pPr>
      <w:bookmarkStart w:id="303" w:name="_Toc410196423"/>
      <w:bookmarkStart w:id="304" w:name="_Toc410196925"/>
      <w:bookmarkStart w:id="305" w:name="_Ref434580708"/>
      <w:bookmarkStart w:id="306" w:name="_Ref434580714"/>
      <w:r>
        <w:t>The Fourth Canticle</w:t>
      </w:r>
      <w:bookmarkEnd w:id="303"/>
      <w:bookmarkEnd w:id="304"/>
      <w:bookmarkEnd w:id="305"/>
      <w:bookmarkEnd w:id="306"/>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07" w:name="_Toc297322062"/>
      <w:bookmarkStart w:id="308" w:name="_Toc297407707"/>
      <w:bookmarkStart w:id="309" w:name="_Toc298445759"/>
      <w:bookmarkStart w:id="310" w:name="_Toc298681245"/>
      <w:bookmarkStart w:id="311" w:name="_Toc298447484"/>
      <w:r>
        <w:rPr>
          <w:lang w:val="en-US"/>
        </w:rPr>
        <w:t>Psalm 148</w:t>
      </w:r>
      <w:bookmarkEnd w:id="307"/>
      <w:bookmarkEnd w:id="308"/>
      <w:bookmarkEnd w:id="309"/>
      <w:bookmarkEnd w:id="310"/>
      <w:bookmarkEnd w:id="311"/>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2"/>
            <w:commentRangeStart w:id="313"/>
            <w:r w:rsidRPr="00FC3604">
              <w:t>For</w:t>
            </w:r>
            <w:commentRangeEnd w:id="312"/>
            <w:r w:rsidRPr="00FC3604">
              <w:rPr>
                <w:rStyle w:val="CommentReference"/>
                <w:rFonts w:cstheme="minorBidi"/>
                <w:color w:val="auto"/>
                <w:lang w:val="en-CA"/>
              </w:rPr>
              <w:commentReference w:id="312"/>
            </w:r>
            <w:r w:rsidRPr="00FC3604">
              <w:t xml:space="preserve"> He spoke and </w:t>
            </w:r>
            <w:r w:rsidRPr="00FC3604">
              <w:rPr>
                <w:color w:val="auto"/>
              </w:rPr>
              <w:t>they</w:t>
            </w:r>
            <w:r w:rsidRPr="00FC3604">
              <w:t xml:space="preserve"> came to be!</w:t>
            </w:r>
            <w:commentRangeEnd w:id="313"/>
            <w:r w:rsidR="00FC3604">
              <w:rPr>
                <w:rStyle w:val="CommentReference"/>
                <w:rFonts w:cstheme="minorBidi"/>
                <w:color w:val="auto"/>
                <w:lang w:val="en-CA"/>
              </w:rPr>
              <w:commentReference w:id="313"/>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14"/>
            <w:r w:rsidRPr="00FC3604">
              <w:rPr>
                <w:rFonts w:eastAsiaTheme="minorHAnsi"/>
              </w:rPr>
              <w:t>For He commanded and they were created. Alleluia.</w:t>
            </w:r>
            <w:commentRangeEnd w:id="314"/>
            <w:r w:rsidR="00FC3604">
              <w:rPr>
                <w:rStyle w:val="CommentReference"/>
                <w:rFonts w:eastAsiaTheme="minorHAnsi" w:cstheme="minorBidi"/>
                <w:color w:val="auto"/>
                <w:lang w:val="en-CA"/>
              </w:rPr>
              <w:commentReference w:id="314"/>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15"/>
            <w:r w:rsidRPr="00FC3604">
              <w:t>Praise the Lord from the earth!</w:t>
            </w:r>
            <w:commentRangeEnd w:id="315"/>
            <w:r w:rsidR="00FC3604">
              <w:rPr>
                <w:rStyle w:val="CommentReference"/>
                <w:rFonts w:cstheme="minorBidi"/>
                <w:color w:val="auto"/>
                <w:lang w:val="en-CA"/>
              </w:rPr>
              <w:commentReference w:id="315"/>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16"/>
            <w:r w:rsidRPr="007425E1">
              <w:t xml:space="preserve">and </w:t>
            </w:r>
            <w:commentRangeEnd w:id="316"/>
            <w:r>
              <w:rPr>
                <w:rStyle w:val="CommentReference"/>
                <w:rFonts w:cstheme="minorBidi"/>
                <w:color w:val="auto"/>
                <w:lang w:val="en-CA"/>
              </w:rPr>
              <w:commentReference w:id="316"/>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17"/>
            <w:r w:rsidRPr="007425E1">
              <w:rPr>
                <w:rFonts w:eastAsiaTheme="minorHAnsi"/>
              </w:rPr>
              <w:t xml:space="preserve">His </w:t>
            </w:r>
            <w:commentRangeEnd w:id="317"/>
            <w:r>
              <w:rPr>
                <w:rStyle w:val="CommentReference"/>
                <w:rFonts w:eastAsiaTheme="minorHAnsi" w:cstheme="minorBidi"/>
                <w:color w:val="auto"/>
                <w:lang w:val="en-CA"/>
              </w:rPr>
              <w:commentReference w:id="317"/>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18" w:name="_Toc297322063"/>
      <w:bookmarkStart w:id="319" w:name="_Toc297407708"/>
      <w:bookmarkStart w:id="320" w:name="_Toc298445760"/>
      <w:bookmarkStart w:id="321" w:name="_Toc298681246"/>
      <w:bookmarkStart w:id="322" w:name="_Toc298447485"/>
      <w:r>
        <w:rPr>
          <w:lang w:val="en-US"/>
        </w:rPr>
        <w:t>Psalm 149</w:t>
      </w:r>
      <w:bookmarkEnd w:id="318"/>
      <w:bookmarkEnd w:id="319"/>
      <w:bookmarkEnd w:id="320"/>
      <w:bookmarkEnd w:id="321"/>
      <w:bookmarkEnd w:id="322"/>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3"/>
            <w:r w:rsidRPr="007425E1">
              <w:rPr>
                <w:rFonts w:eastAsiaTheme="minorHAnsi"/>
              </w:rPr>
              <w:t>chorus</w:t>
            </w:r>
            <w:commentRangeEnd w:id="323"/>
            <w:r>
              <w:rPr>
                <w:rStyle w:val="CommentReference"/>
                <w:rFonts w:eastAsiaTheme="minorHAnsi" w:cstheme="minorBidi"/>
                <w:color w:val="auto"/>
                <w:lang w:val="en-CA"/>
              </w:rPr>
              <w:commentReference w:id="323"/>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24"/>
            <w:r w:rsidRPr="007425E1">
              <w:rPr>
                <w:rFonts w:eastAsiaTheme="minorHAnsi"/>
              </w:rPr>
              <w:t xml:space="preserve"> </w:t>
            </w:r>
            <w:commentRangeEnd w:id="324"/>
            <w:r>
              <w:rPr>
                <w:rStyle w:val="CommentReference"/>
                <w:rFonts w:eastAsiaTheme="minorHAnsi" w:cstheme="minorBidi"/>
                <w:color w:val="auto"/>
                <w:lang w:val="en-CA"/>
              </w:rPr>
              <w:commentReference w:id="324"/>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25"/>
            <w:r>
              <w:t>rejoice</w:t>
            </w:r>
            <w:r w:rsidRPr="007425E1">
              <w:t xml:space="preserve"> </w:t>
            </w:r>
            <w:commentRangeEnd w:id="325"/>
            <w:r>
              <w:rPr>
                <w:rStyle w:val="CommentReference"/>
                <w:rFonts w:cstheme="minorBidi"/>
                <w:color w:val="auto"/>
                <w:lang w:val="en-CA"/>
              </w:rPr>
              <w:commentReference w:id="325"/>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26"/>
            <w:r w:rsidRPr="007425E1">
              <w:rPr>
                <w:rFonts w:eastAsiaTheme="minorHAnsi"/>
              </w:rPr>
              <w:t>mouth</w:t>
            </w:r>
            <w:commentRangeEnd w:id="326"/>
            <w:r>
              <w:rPr>
                <w:rStyle w:val="CommentReference"/>
                <w:rFonts w:eastAsiaTheme="minorHAnsi" w:cstheme="minorBidi"/>
                <w:color w:val="auto"/>
                <w:lang w:val="en-CA"/>
              </w:rPr>
              <w:commentReference w:id="326"/>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27"/>
            <w:r>
              <w:t>rebukes</w:t>
            </w:r>
            <w:r w:rsidRPr="007425E1">
              <w:t xml:space="preserve"> </w:t>
            </w:r>
            <w:commentRangeEnd w:id="327"/>
            <w:r>
              <w:rPr>
                <w:rStyle w:val="CommentReference"/>
                <w:rFonts w:cstheme="minorBidi"/>
                <w:color w:val="auto"/>
                <w:lang w:val="en-CA"/>
              </w:rPr>
              <w:commentReference w:id="327"/>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28" w:name="_Toc297322064"/>
      <w:bookmarkStart w:id="329" w:name="_Toc297407709"/>
      <w:bookmarkStart w:id="330" w:name="_Toc298445761"/>
      <w:bookmarkStart w:id="331" w:name="_Toc298681247"/>
      <w:bookmarkStart w:id="332" w:name="_Toc298447486"/>
      <w:r>
        <w:rPr>
          <w:lang w:val="en-US"/>
        </w:rPr>
        <w:t>Psalm 150</w:t>
      </w:r>
      <w:bookmarkEnd w:id="328"/>
      <w:bookmarkEnd w:id="329"/>
      <w:bookmarkEnd w:id="330"/>
      <w:bookmarkEnd w:id="331"/>
      <w:bookmarkEnd w:id="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3"/>
            <w:r w:rsidRPr="007425E1">
              <w:t xml:space="preserve">psaltery </w:t>
            </w:r>
            <w:commentRangeEnd w:id="333"/>
            <w:r>
              <w:rPr>
                <w:rStyle w:val="CommentReference"/>
                <w:rFonts w:cstheme="minorBidi"/>
                <w:color w:val="auto"/>
                <w:lang w:val="en-CA"/>
              </w:rPr>
              <w:commentReference w:id="333"/>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34"/>
            <w:r w:rsidRPr="007425E1">
              <w:t>chorus</w:t>
            </w:r>
            <w:commentRangeEnd w:id="334"/>
            <w:r>
              <w:rPr>
                <w:rStyle w:val="CommentReference"/>
                <w:rFonts w:cstheme="minorBidi"/>
                <w:color w:val="auto"/>
                <w:lang w:val="en-CA"/>
              </w:rPr>
              <w:commentReference w:id="334"/>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35" w:name="_Toc298681248"/>
      <w:bookmarkStart w:id="336" w:name="_Toc308441903"/>
      <w:bookmarkStart w:id="337" w:name="_Toc297322065"/>
      <w:bookmarkStart w:id="338" w:name="_Toc297407710"/>
      <w:bookmarkStart w:id="339" w:name="_Toc298445762"/>
      <w:r>
        <w:rPr>
          <w:lang w:val="en-US"/>
        </w:rPr>
        <w:t>Sunday</w:t>
      </w:r>
      <w:bookmarkEnd w:id="335"/>
      <w:bookmarkEnd w:id="336"/>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37"/>
      <w:bookmarkEnd w:id="338"/>
      <w:bookmarkEnd w:id="339"/>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091E10">
        <w:rPr>
          <w:noProof/>
          <w:lang w:val="en-US"/>
        </w:rPr>
        <w:t>954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091E10">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091E10">
        <w:rPr>
          <w:noProof/>
          <w:lang w:val="en-US"/>
        </w:rPr>
        <w:t>849</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0" w:name="_Toc297322066"/>
      <w:bookmarkStart w:id="341" w:name="_Toc297407711"/>
      <w:bookmarkStart w:id="342" w:name="_Toc298445763"/>
      <w:bookmarkStart w:id="343" w:name="_Toc298447488"/>
      <w:bookmarkStart w:id="344" w:name="_Toc308441905"/>
      <w:r>
        <w:rPr>
          <w:lang w:val="en-US"/>
        </w:rPr>
        <w:lastRenderedPageBreak/>
        <w:t>The Sunday Psali for the Lord</w:t>
      </w:r>
      <w:bookmarkEnd w:id="340"/>
      <w:bookmarkEnd w:id="341"/>
      <w:bookmarkEnd w:id="342"/>
      <w:bookmarkEnd w:id="343"/>
      <w:bookmarkEnd w:id="344"/>
    </w:p>
    <w:p w14:paraId="1A6A4265" w14:textId="77777777" w:rsidR="00CE3852" w:rsidRPr="00CE3852" w:rsidRDefault="00CE3852" w:rsidP="00495F1A">
      <w:pPr>
        <w:pStyle w:val="Heading5non-TOC"/>
        <w:rPr>
          <w:lang w:val="en-US"/>
        </w:rPr>
      </w:pPr>
      <w:commentRangeStart w:id="34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45"/>
      <w:r w:rsidR="00FC3604">
        <w:rPr>
          <w:rStyle w:val="CommentReference"/>
          <w:rFonts w:ascii="Garamond" w:eastAsiaTheme="minorHAnsi" w:hAnsi="Garamond" w:cstheme="minorBidi"/>
        </w:rPr>
        <w:commentReference w:id="34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46"/>
            <w:r w:rsidRPr="00FC3604">
              <w:t>ⲛⲏⲓ</w:t>
            </w:r>
            <w:commentRangeEnd w:id="346"/>
            <w:r w:rsidR="00FC3604">
              <w:rPr>
                <w:rStyle w:val="CommentReference"/>
                <w:rFonts w:ascii="Garamond" w:hAnsi="Garamond" w:cstheme="minorBidi"/>
                <w:noProof w:val="0"/>
                <w:lang w:val="en-CA"/>
              </w:rPr>
              <w:commentReference w:id="346"/>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47"/>
            <w:r w:rsidRPr="005832A1">
              <w:t xml:space="preserve">praise </w:t>
            </w:r>
            <w:commentRangeEnd w:id="347"/>
            <w:r w:rsidRPr="005832A1">
              <w:rPr>
                <w:rStyle w:val="CommentReference"/>
                <w:rFonts w:eastAsiaTheme="minorHAnsi"/>
                <w:sz w:val="24"/>
              </w:rPr>
              <w:commentReference w:id="347"/>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48"/>
            <w:r w:rsidRPr="005832A1">
              <w:t>Earth</w:t>
            </w:r>
            <w:commentRangeEnd w:id="348"/>
            <w:r w:rsidRPr="005832A1">
              <w:rPr>
                <w:rStyle w:val="CommentReference"/>
                <w:rFonts w:eastAsiaTheme="minorHAnsi"/>
                <w:sz w:val="24"/>
              </w:rPr>
              <w:commentReference w:id="348"/>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49"/>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49"/>
            <w:r w:rsidR="00FC3604">
              <w:rPr>
                <w:rStyle w:val="CommentReference"/>
                <w:rFonts w:ascii="Garamond" w:hAnsi="Garamond" w:cstheme="minorBidi"/>
                <w:noProof w:val="0"/>
                <w:lang w:val="en-CA"/>
              </w:rPr>
              <w:commentReference w:id="349"/>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0"/>
            <w:r w:rsidRPr="005832A1">
              <w:t xml:space="preserve">Make haste </w:t>
            </w:r>
            <w:commentRangeEnd w:id="350"/>
            <w:r w:rsidRPr="005832A1">
              <w:rPr>
                <w:rStyle w:val="CommentReference"/>
                <w:rFonts w:eastAsiaTheme="minorHAnsi"/>
                <w:sz w:val="24"/>
              </w:rPr>
              <w:commentReference w:id="350"/>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1"/>
            <w:r w:rsidRPr="005832A1">
              <w:rPr>
                <w:rFonts w:eastAsiaTheme="minorHAnsi"/>
              </w:rPr>
              <w:t xml:space="preserve">different </w:t>
            </w:r>
            <w:commentRangeEnd w:id="351"/>
            <w:r w:rsidRPr="005832A1">
              <w:rPr>
                <w:rStyle w:val="CommentReference"/>
                <w:rFonts w:eastAsiaTheme="minorHAnsi"/>
                <w:sz w:val="24"/>
              </w:rPr>
              <w:commentReference w:id="351"/>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2"/>
            <w:r w:rsidRPr="005832A1">
              <w:t>truth</w:t>
            </w:r>
            <w:commentRangeEnd w:id="352"/>
            <w:r w:rsidRPr="005832A1">
              <w:rPr>
                <w:rStyle w:val="CommentReference"/>
                <w:rFonts w:eastAsiaTheme="minorHAnsi"/>
                <w:sz w:val="24"/>
              </w:rPr>
              <w:commentReference w:id="352"/>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3"/>
            <w:r w:rsidRPr="005832A1">
              <w:t xml:space="preserve">longsuffering </w:t>
            </w:r>
            <w:commentRangeEnd w:id="353"/>
            <w:r w:rsidRPr="005832A1">
              <w:rPr>
                <w:rStyle w:val="CommentReference"/>
                <w:rFonts w:eastAsiaTheme="minorHAnsi"/>
                <w:sz w:val="24"/>
              </w:rPr>
              <w:commentReference w:id="353"/>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54"/>
            <w:r w:rsidRPr="005832A1">
              <w:t xml:space="preserve">I rise </w:t>
            </w:r>
            <w:commentRangeEnd w:id="354"/>
            <w:r w:rsidRPr="005832A1">
              <w:rPr>
                <w:rStyle w:val="CommentReference"/>
                <w:rFonts w:eastAsiaTheme="minorHAnsi"/>
                <w:sz w:val="24"/>
              </w:rPr>
              <w:commentReference w:id="354"/>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55"/>
            <w:r w:rsidRPr="005832A1">
              <w:t>sweet</w:t>
            </w:r>
            <w:commentRangeEnd w:id="355"/>
            <w:r w:rsidRPr="005832A1">
              <w:rPr>
                <w:rStyle w:val="CommentReference"/>
                <w:rFonts w:eastAsiaTheme="minorHAnsi"/>
                <w:sz w:val="24"/>
              </w:rPr>
              <w:commentReference w:id="355"/>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56"/>
            <w:r w:rsidRPr="005832A1">
              <w:rPr>
                <w:rFonts w:eastAsiaTheme="minorHAnsi"/>
              </w:rPr>
              <w:t>Oh, how I love</w:t>
            </w:r>
            <w:commentRangeEnd w:id="356"/>
            <w:r w:rsidRPr="005832A1">
              <w:rPr>
                <w:rStyle w:val="CommentReference"/>
                <w:rFonts w:eastAsiaTheme="minorHAnsi"/>
                <w:sz w:val="24"/>
              </w:rPr>
              <w:commentReference w:id="356"/>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57"/>
            <w:r w:rsidRPr="005832A1">
              <w:rPr>
                <w:rFonts w:eastAsiaTheme="minorHAnsi"/>
              </w:rPr>
              <w:t xml:space="preserve">of </w:t>
            </w:r>
            <w:commentRangeEnd w:id="357"/>
            <w:r w:rsidRPr="005832A1">
              <w:rPr>
                <w:rStyle w:val="CommentReference"/>
                <w:rFonts w:eastAsiaTheme="minorHAnsi"/>
                <w:sz w:val="24"/>
              </w:rPr>
              <w:commentReference w:id="357"/>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58"/>
            <w:r w:rsidRPr="005832A1">
              <w:t>truth</w:t>
            </w:r>
            <w:commentRangeEnd w:id="358"/>
            <w:r w:rsidRPr="005832A1">
              <w:rPr>
                <w:rStyle w:val="CommentReference"/>
                <w:rFonts w:eastAsiaTheme="minorHAnsi"/>
                <w:sz w:val="24"/>
              </w:rPr>
              <w:commentReference w:id="358"/>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59"/>
            <w:r w:rsidRPr="005832A1">
              <w:t xml:space="preserve">true </w:t>
            </w:r>
            <w:commentRangeEnd w:id="359"/>
            <w:r w:rsidRPr="005832A1">
              <w:rPr>
                <w:rStyle w:val="CommentReference"/>
                <w:rFonts w:eastAsiaTheme="minorHAnsi"/>
                <w:sz w:val="24"/>
              </w:rPr>
              <w:commentReference w:id="359"/>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0"/>
            <w:r>
              <w:t xml:space="preserve">Whenever </w:t>
            </w:r>
            <w:commentRangeEnd w:id="360"/>
            <w:r>
              <w:rPr>
                <w:rStyle w:val="CommentReference"/>
                <w:rFonts w:eastAsiaTheme="minorHAnsi" w:cstheme="minorBidi"/>
                <w:color w:val="auto"/>
                <w:lang w:val="en-CA"/>
              </w:rPr>
              <w:commentReference w:id="360"/>
            </w:r>
            <w:r>
              <w:t>we</w:t>
            </w:r>
          </w:p>
          <w:p w14:paraId="7AE8E7A6" w14:textId="77777777" w:rsidR="005832A1" w:rsidRDefault="005832A1" w:rsidP="005832A1">
            <w:pPr>
              <w:pStyle w:val="EngHang"/>
            </w:pPr>
            <w:commentRangeStart w:id="361"/>
            <w:r>
              <w:t xml:space="preserve">Gather </w:t>
            </w:r>
            <w:commentRangeEnd w:id="361"/>
            <w:r>
              <w:rPr>
                <w:rStyle w:val="CommentReference"/>
                <w:rFonts w:eastAsiaTheme="minorHAnsi" w:cstheme="minorBidi"/>
                <w:color w:val="auto"/>
                <w:lang w:val="en-CA"/>
              </w:rPr>
              <w:commentReference w:id="361"/>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2"/>
            <w:r>
              <w:t xml:space="preserve">will </w:t>
            </w:r>
            <w:commentRangeEnd w:id="362"/>
            <w:r>
              <w:rPr>
                <w:rStyle w:val="CommentReference"/>
                <w:rFonts w:eastAsiaTheme="minorHAnsi" w:cstheme="minorBidi"/>
                <w:color w:val="auto"/>
                <w:lang w:val="en-CA"/>
              </w:rPr>
              <w:commentReference w:id="362"/>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3"/>
            <w:r>
              <w:t xml:space="preserve">Deliver </w:t>
            </w:r>
            <w:commentRangeEnd w:id="363"/>
            <w:r>
              <w:rPr>
                <w:rStyle w:val="CommentReference"/>
                <w:rFonts w:eastAsiaTheme="minorHAnsi" w:cstheme="minorBidi"/>
                <w:color w:val="auto"/>
                <w:lang w:val="en-CA"/>
              </w:rPr>
              <w:commentReference w:id="363"/>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64"/>
            <w:r w:rsidRPr="00A16DFE">
              <w:rPr>
                <w:rFonts w:eastAsiaTheme="minorHAnsi"/>
              </w:rPr>
              <w:t xml:space="preserve">come </w:t>
            </w:r>
            <w:commentRangeEnd w:id="364"/>
            <w:r>
              <w:rPr>
                <w:rStyle w:val="CommentReference"/>
                <w:rFonts w:eastAsiaTheme="minorHAnsi" w:cstheme="minorBidi"/>
                <w:color w:val="auto"/>
                <w:lang w:val="en-CA"/>
              </w:rPr>
              <w:commentReference w:id="364"/>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65"/>
            <w:r>
              <w:rPr>
                <w:rFonts w:eastAsiaTheme="minorHAnsi"/>
              </w:rPr>
              <w:t>be</w:t>
            </w:r>
            <w:r w:rsidRPr="00A16DFE">
              <w:rPr>
                <w:rFonts w:eastAsiaTheme="minorHAnsi"/>
              </w:rPr>
              <w:t xml:space="preserve"> </w:t>
            </w:r>
            <w:commentRangeEnd w:id="365"/>
            <w:r>
              <w:rPr>
                <w:rStyle w:val="CommentReference"/>
                <w:rFonts w:eastAsiaTheme="minorHAnsi" w:cstheme="minorBidi"/>
                <w:color w:val="auto"/>
                <w:lang w:val="en-CA"/>
              </w:rPr>
              <w:commentReference w:id="365"/>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66" w:name="_Toc297322067"/>
      <w:bookmarkStart w:id="367" w:name="_Toc297407712"/>
      <w:bookmarkStart w:id="368" w:name="_Toc298445764"/>
      <w:bookmarkStart w:id="369" w:name="_Toc298681249"/>
      <w:bookmarkStart w:id="370" w:name="_Toc298447489"/>
      <w:bookmarkStart w:id="371" w:name="_Toc308441906"/>
      <w:r>
        <w:rPr>
          <w:lang w:val="en-US"/>
        </w:rPr>
        <w:lastRenderedPageBreak/>
        <w:t>The Sunday Theotokia</w:t>
      </w:r>
      <w:bookmarkEnd w:id="366"/>
      <w:bookmarkEnd w:id="367"/>
      <w:bookmarkEnd w:id="368"/>
      <w:bookmarkEnd w:id="369"/>
      <w:bookmarkEnd w:id="370"/>
      <w:bookmarkEnd w:id="371"/>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2" w:name="_Toc298445765"/>
      <w:bookmarkStart w:id="373" w:name="_Toc298681250"/>
      <w:bookmarkStart w:id="374" w:name="_Toc298447490"/>
      <w:r>
        <w:rPr>
          <w:lang w:val="en-US"/>
        </w:rPr>
        <w:t>Part One</w:t>
      </w:r>
      <w:bookmarkEnd w:id="372"/>
      <w:bookmarkEnd w:id="373"/>
      <w:bookmarkEnd w:id="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75"/>
            <w:r w:rsidRPr="007425E1">
              <w:rPr>
                <w:rFonts w:eastAsiaTheme="minorHAnsi"/>
              </w:rPr>
              <w:t>Of the Covenant</w:t>
            </w:r>
            <w:commentRangeEnd w:id="375"/>
            <w:r>
              <w:rPr>
                <w:rStyle w:val="CommentReference"/>
                <w:rFonts w:eastAsiaTheme="minorHAnsi" w:cstheme="minorBidi"/>
                <w:color w:val="auto"/>
                <w:lang w:val="en-CA"/>
              </w:rPr>
              <w:commentReference w:id="375"/>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76"/>
            <w:r>
              <w:rPr>
                <w:rFonts w:eastAsiaTheme="minorHAnsi"/>
              </w:rPr>
              <w:t>sprinkling</w:t>
            </w:r>
            <w:commentRangeEnd w:id="376"/>
            <w:r>
              <w:rPr>
                <w:rStyle w:val="CommentReference"/>
                <w:rFonts w:eastAsiaTheme="minorHAnsi" w:cstheme="minorBidi"/>
                <w:color w:val="auto"/>
                <w:lang w:val="en-CA"/>
              </w:rPr>
              <w:commentReference w:id="376"/>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77"/>
            <w:r>
              <w:rPr>
                <w:rFonts w:eastAsiaTheme="minorHAnsi"/>
              </w:rPr>
              <w:t>dwelt</w:t>
            </w:r>
            <w:commentRangeEnd w:id="377"/>
            <w:r>
              <w:rPr>
                <w:rStyle w:val="CommentReference"/>
                <w:rFonts w:eastAsiaTheme="minorHAnsi" w:cstheme="minorBidi"/>
                <w:color w:val="auto"/>
                <w:lang w:val="en-CA"/>
              </w:rPr>
              <w:commentReference w:id="377"/>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78"/>
            <w:r>
              <w:t xml:space="preserve">Magnify </w:t>
            </w:r>
            <w:commentRangeEnd w:id="378"/>
            <w:r>
              <w:rPr>
                <w:rStyle w:val="CommentReference"/>
                <w:rFonts w:eastAsiaTheme="minorHAnsi" w:cstheme="minorBidi"/>
                <w:color w:val="auto"/>
                <w:lang w:val="en-CA"/>
              </w:rPr>
              <w:commentReference w:id="378"/>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79"/>
            <w:r>
              <w:t xml:space="preserve">obtain </w:t>
            </w:r>
            <w:commentRangeEnd w:id="379"/>
            <w:r>
              <w:rPr>
                <w:rStyle w:val="CommentReference"/>
                <w:rFonts w:eastAsiaTheme="minorHAnsi" w:cstheme="minorBidi"/>
                <w:color w:val="auto"/>
                <w:lang w:val="en-CA"/>
              </w:rPr>
              <w:commentReference w:id="379"/>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0" w:name="_Toc298445766"/>
      <w:bookmarkStart w:id="381" w:name="_Toc298681251"/>
      <w:bookmarkStart w:id="382" w:name="_Toc298447491"/>
      <w:r>
        <w:t>Part Two</w:t>
      </w:r>
      <w:bookmarkEnd w:id="380"/>
      <w:bookmarkEnd w:id="381"/>
      <w:bookmarkEnd w:id="382"/>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3"/>
            <w:r>
              <w:rPr>
                <w:rFonts w:eastAsiaTheme="minorHAnsi"/>
              </w:rPr>
              <w:t xml:space="preserve">type </w:t>
            </w:r>
            <w:commentRangeEnd w:id="383"/>
            <w:r>
              <w:rPr>
                <w:rStyle w:val="CommentReference"/>
                <w:rFonts w:eastAsiaTheme="minorHAnsi" w:cstheme="minorBidi"/>
                <w:color w:val="auto"/>
                <w:lang w:val="en-CA"/>
              </w:rPr>
              <w:commentReference w:id="383"/>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84"/>
            <w:r>
              <w:t xml:space="preserve">one </w:t>
            </w:r>
            <w:commentRangeEnd w:id="384"/>
            <w:r>
              <w:rPr>
                <w:rStyle w:val="CommentReference"/>
                <w:rFonts w:eastAsiaTheme="minorHAnsi" w:cstheme="minorBidi"/>
                <w:color w:val="auto"/>
                <w:lang w:val="en-CA"/>
              </w:rPr>
              <w:commentReference w:id="384"/>
            </w:r>
            <w:r>
              <w:t>from two,</w:t>
            </w:r>
          </w:p>
          <w:p w14:paraId="24CF4066" w14:textId="77777777" w:rsidR="005832A1" w:rsidRDefault="005832A1" w:rsidP="005832A1">
            <w:pPr>
              <w:pStyle w:val="EngHang"/>
            </w:pPr>
            <w:r>
              <w:t xml:space="preserve">A </w:t>
            </w:r>
            <w:commentRangeStart w:id="385"/>
            <w:r>
              <w:t xml:space="preserve">Holy </w:t>
            </w:r>
            <w:commentRangeEnd w:id="385"/>
            <w:r>
              <w:rPr>
                <w:rStyle w:val="CommentReference"/>
                <w:rFonts w:eastAsiaTheme="minorHAnsi" w:cstheme="minorBidi"/>
                <w:color w:val="auto"/>
                <w:lang w:val="en-CA"/>
              </w:rPr>
              <w:commentReference w:id="385"/>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86"/>
            <w:r>
              <w:rPr>
                <w:rFonts w:eastAsiaTheme="minorHAnsi"/>
              </w:rPr>
              <w:t xml:space="preserve">Begotten </w:t>
            </w:r>
            <w:commentRangeEnd w:id="386"/>
            <w:r>
              <w:rPr>
                <w:rStyle w:val="CommentReference"/>
                <w:rFonts w:eastAsiaTheme="minorHAnsi" w:cstheme="minorBidi"/>
                <w:color w:val="auto"/>
                <w:lang w:val="en-CA"/>
              </w:rPr>
              <w:commentReference w:id="386"/>
            </w:r>
            <w:r>
              <w:rPr>
                <w:rFonts w:eastAsiaTheme="minorHAnsi"/>
              </w:rPr>
              <w:t>without seed,</w:t>
            </w:r>
          </w:p>
          <w:p w14:paraId="0F7DC7A5" w14:textId="77777777" w:rsidR="005832A1" w:rsidRDefault="005832A1" w:rsidP="005832A1">
            <w:pPr>
              <w:pStyle w:val="EngHang"/>
              <w:rPr>
                <w:rFonts w:eastAsiaTheme="minorHAnsi"/>
              </w:rPr>
            </w:pPr>
            <w:commentRangeStart w:id="387"/>
            <w:r>
              <w:rPr>
                <w:rFonts w:eastAsiaTheme="minorHAnsi"/>
              </w:rPr>
              <w:t xml:space="preserve">Consubstantial </w:t>
            </w:r>
            <w:commentRangeEnd w:id="387"/>
            <w:r>
              <w:rPr>
                <w:rStyle w:val="CommentReference"/>
                <w:rFonts w:eastAsiaTheme="minorHAnsi" w:cstheme="minorBidi"/>
                <w:color w:val="auto"/>
                <w:lang w:val="en-CA"/>
              </w:rPr>
              <w:commentReference w:id="387"/>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88"/>
            <w:r>
              <w:rPr>
                <w:rFonts w:eastAsiaTheme="minorHAnsi"/>
              </w:rPr>
              <w:t xml:space="preserve">made one </w:t>
            </w:r>
            <w:commentRangeEnd w:id="388"/>
            <w:r>
              <w:rPr>
                <w:rStyle w:val="CommentReference"/>
                <w:rFonts w:eastAsiaTheme="minorHAnsi" w:cstheme="minorBidi"/>
                <w:color w:val="auto"/>
                <w:lang w:val="en-CA"/>
              </w:rPr>
              <w:commentReference w:id="388"/>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89"/>
            <w:r>
              <w:t xml:space="preserve">The </w:t>
            </w:r>
            <w:commentRangeEnd w:id="389"/>
            <w:r>
              <w:rPr>
                <w:rStyle w:val="CommentReference"/>
                <w:rFonts w:eastAsiaTheme="minorHAnsi" w:cstheme="minorBidi"/>
                <w:color w:val="auto"/>
                <w:lang w:val="en-CA"/>
              </w:rPr>
              <w:commentReference w:id="389"/>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0"/>
            <w:r>
              <w:rPr>
                <w:rFonts w:eastAsiaTheme="minorHAnsi"/>
              </w:rPr>
              <w:t xml:space="preserve">Purple </w:t>
            </w:r>
            <w:commentRangeEnd w:id="390"/>
            <w:r>
              <w:rPr>
                <w:rStyle w:val="CommentReference"/>
                <w:rFonts w:eastAsiaTheme="minorHAnsi" w:cstheme="minorBidi"/>
                <w:color w:val="auto"/>
                <w:lang w:val="en-CA"/>
              </w:rPr>
              <w:commentReference w:id="390"/>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1"/>
            <w:r>
              <w:rPr>
                <w:rFonts w:eastAsiaTheme="minorHAnsi"/>
              </w:rPr>
              <w:t xml:space="preserve">fine </w:t>
            </w:r>
            <w:commentRangeEnd w:id="391"/>
            <w:r>
              <w:rPr>
                <w:rStyle w:val="CommentReference"/>
                <w:rFonts w:eastAsiaTheme="minorHAnsi" w:cstheme="minorBidi"/>
                <w:color w:val="auto"/>
                <w:lang w:val="en-CA"/>
              </w:rPr>
              <w:commentReference w:id="391"/>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2"/>
            <w:r>
              <w:rPr>
                <w:rFonts w:eastAsiaTheme="minorHAnsi"/>
              </w:rPr>
              <w:t xml:space="preserve">wood </w:t>
            </w:r>
            <w:commentRangeEnd w:id="392"/>
            <w:r>
              <w:rPr>
                <w:rStyle w:val="CommentReference"/>
                <w:rFonts w:eastAsiaTheme="minorHAnsi" w:cstheme="minorBidi"/>
                <w:color w:val="auto"/>
                <w:lang w:val="en-CA"/>
              </w:rPr>
              <w:commentReference w:id="392"/>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95" w:name="_Toc298445767"/>
      <w:bookmarkStart w:id="396" w:name="_Toc298681252"/>
      <w:bookmarkStart w:id="397" w:name="_Toc298447492"/>
      <w:r>
        <w:t>Part Three</w:t>
      </w:r>
      <w:bookmarkEnd w:id="395"/>
      <w:bookmarkEnd w:id="396"/>
      <w:bookmarkEnd w:id="397"/>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98"/>
            <w:r>
              <w:rPr>
                <w:rFonts w:eastAsiaTheme="minorHAnsi"/>
              </w:rPr>
              <w:t>Cherubs</w:t>
            </w:r>
            <w:commentRangeEnd w:id="398"/>
            <w:r>
              <w:rPr>
                <w:rStyle w:val="CommentReference"/>
                <w:rFonts w:eastAsiaTheme="minorHAnsi" w:cstheme="minorBidi"/>
                <w:color w:val="auto"/>
                <w:lang w:val="en-CA"/>
              </w:rPr>
              <w:commentReference w:id="398"/>
            </w:r>
          </w:p>
          <w:p w14:paraId="1744558C" w14:textId="77777777" w:rsidR="005832A1" w:rsidRPr="001A0083" w:rsidRDefault="005832A1" w:rsidP="005832A1">
            <w:pPr>
              <w:pStyle w:val="EngHangEnd"/>
            </w:pPr>
            <w:commentRangeStart w:id="399"/>
            <w:r>
              <w:rPr>
                <w:rFonts w:eastAsiaTheme="minorHAnsi"/>
              </w:rPr>
              <w:t xml:space="preserve">Forged </w:t>
            </w:r>
            <w:commentRangeEnd w:id="399"/>
            <w:r>
              <w:rPr>
                <w:rStyle w:val="CommentReference"/>
                <w:rFonts w:eastAsiaTheme="minorHAnsi" w:cstheme="minorBidi"/>
                <w:color w:val="auto"/>
                <w:lang w:val="en-CA"/>
              </w:rPr>
              <w:commentReference w:id="399"/>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0"/>
            <w:r>
              <w:t xml:space="preserve">Always </w:t>
            </w:r>
            <w:commentRangeEnd w:id="400"/>
            <w:r>
              <w:rPr>
                <w:rStyle w:val="CommentReference"/>
                <w:rFonts w:eastAsiaTheme="minorHAnsi" w:cstheme="minorBidi"/>
                <w:color w:val="auto"/>
                <w:lang w:val="en-CA"/>
              </w:rPr>
              <w:commentReference w:id="400"/>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1"/>
            <w:r>
              <w:rPr>
                <w:rFonts w:eastAsiaTheme="minorHAnsi"/>
              </w:rPr>
              <w:t xml:space="preserve">Overshadowed </w:t>
            </w:r>
            <w:commentRangeEnd w:id="401"/>
            <w:r>
              <w:rPr>
                <w:rStyle w:val="CommentReference"/>
                <w:rFonts w:eastAsiaTheme="minorHAnsi" w:cstheme="minorBidi"/>
                <w:color w:val="auto"/>
                <w:lang w:val="en-CA"/>
              </w:rPr>
              <w:commentReference w:id="401"/>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2"/>
            <w:r>
              <w:rPr>
                <w:rFonts w:eastAsiaTheme="minorHAnsi"/>
              </w:rPr>
              <w:t xml:space="preserve">sin </w:t>
            </w:r>
            <w:commentRangeEnd w:id="402"/>
            <w:r>
              <w:rPr>
                <w:rStyle w:val="CommentReference"/>
                <w:rFonts w:eastAsiaTheme="minorHAnsi" w:cstheme="minorBidi"/>
                <w:color w:val="auto"/>
                <w:lang w:val="en-CA"/>
              </w:rPr>
              <w:commentReference w:id="402"/>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3"/>
            <w:r>
              <w:t xml:space="preserve">Magnify </w:t>
            </w:r>
            <w:commentRangeEnd w:id="403"/>
            <w:r>
              <w:rPr>
                <w:rStyle w:val="CommentReference"/>
                <w:rFonts w:eastAsiaTheme="minorHAnsi" w:cstheme="minorBidi"/>
                <w:color w:val="auto"/>
                <w:lang w:val="en-CA"/>
              </w:rPr>
              <w:commentReference w:id="403"/>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04"/>
            <w:r>
              <w:t xml:space="preserve">obtain </w:t>
            </w:r>
            <w:commentRangeEnd w:id="404"/>
            <w:r>
              <w:rPr>
                <w:rStyle w:val="CommentReference"/>
                <w:rFonts w:eastAsiaTheme="minorHAnsi" w:cstheme="minorBidi"/>
                <w:color w:val="auto"/>
                <w:lang w:val="en-CA"/>
              </w:rPr>
              <w:commentReference w:id="404"/>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05" w:name="_Toc298445768"/>
      <w:bookmarkStart w:id="406" w:name="_Toc298681253"/>
      <w:bookmarkStart w:id="407" w:name="_Toc298447493"/>
      <w:r>
        <w:t>Part Four</w:t>
      </w:r>
      <w:bookmarkEnd w:id="405"/>
      <w:bookmarkEnd w:id="406"/>
      <w:bookmarkEnd w:id="407"/>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08"/>
            <w:r>
              <w:t xml:space="preserve">you </w:t>
            </w:r>
            <w:commentRangeEnd w:id="408"/>
            <w:r>
              <w:rPr>
                <w:rStyle w:val="CommentReference"/>
                <w:rFonts w:eastAsiaTheme="minorHAnsi" w:cstheme="minorBidi"/>
                <w:color w:val="auto"/>
                <w:lang w:val="en-CA"/>
              </w:rPr>
              <w:commentReference w:id="408"/>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09"/>
            <w:r>
              <w:rPr>
                <w:rFonts w:eastAsiaTheme="minorHAnsi"/>
              </w:rPr>
              <w:t xml:space="preserve">for </w:t>
            </w:r>
            <w:commentRangeEnd w:id="409"/>
            <w:r>
              <w:rPr>
                <w:rStyle w:val="CommentReference"/>
                <w:rFonts w:eastAsiaTheme="minorHAnsi" w:cstheme="minorBidi"/>
                <w:color w:val="auto"/>
                <w:lang w:val="en-CA"/>
              </w:rPr>
              <w:commentReference w:id="409"/>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2" w:name="_Toc298445769"/>
      <w:bookmarkStart w:id="413" w:name="_Toc298681254"/>
      <w:bookmarkStart w:id="414" w:name="_Toc298447494"/>
      <w:r>
        <w:t>Part Five</w:t>
      </w:r>
      <w:bookmarkEnd w:id="412"/>
      <w:bookmarkEnd w:id="413"/>
      <w:bookmarkEnd w:id="414"/>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15"/>
            <w:r>
              <w:rPr>
                <w:rFonts w:eastAsiaTheme="minorHAnsi"/>
              </w:rPr>
              <w:t xml:space="preserve">burning </w:t>
            </w:r>
            <w:commentRangeEnd w:id="415"/>
            <w:r>
              <w:rPr>
                <w:rStyle w:val="CommentReference"/>
                <w:rFonts w:eastAsiaTheme="minorHAnsi" w:cstheme="minorBidi"/>
                <w:color w:val="auto"/>
                <w:lang w:val="en-CA"/>
              </w:rPr>
              <w:commentReference w:id="415"/>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16"/>
            <w:r>
              <w:rPr>
                <w:rFonts w:eastAsiaTheme="minorHAnsi"/>
              </w:rPr>
              <w:t>manifestation</w:t>
            </w:r>
            <w:commentRangeEnd w:id="416"/>
            <w:r>
              <w:rPr>
                <w:rStyle w:val="CommentReference"/>
                <w:rFonts w:eastAsiaTheme="minorHAnsi" w:cstheme="minorBidi"/>
                <w:color w:val="auto"/>
                <w:lang w:val="en-CA"/>
              </w:rPr>
              <w:commentReference w:id="416"/>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17"/>
            <w:r>
              <w:rPr>
                <w:rFonts w:eastAsiaTheme="minorHAnsi"/>
              </w:rPr>
              <w:t xml:space="preserve">carried </w:t>
            </w:r>
            <w:commentRangeEnd w:id="417"/>
            <w:r>
              <w:rPr>
                <w:rStyle w:val="CommentReference"/>
                <w:rFonts w:eastAsiaTheme="minorHAnsi" w:cstheme="minorBidi"/>
                <w:color w:val="auto"/>
                <w:lang w:val="en-CA"/>
              </w:rPr>
              <w:commentReference w:id="417"/>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18"/>
            <w:r>
              <w:rPr>
                <w:rFonts w:eastAsiaTheme="minorHAnsi"/>
              </w:rPr>
              <w:t xml:space="preserve">Gives light to </w:t>
            </w:r>
            <w:commentRangeEnd w:id="418"/>
            <w:r>
              <w:rPr>
                <w:rStyle w:val="CommentReference"/>
                <w:rFonts w:eastAsiaTheme="minorHAnsi" w:cstheme="minorBidi"/>
                <w:color w:val="auto"/>
                <w:lang w:val="en-CA"/>
              </w:rPr>
              <w:commentReference w:id="418"/>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1" w:name="_Toc298445770"/>
      <w:bookmarkStart w:id="422" w:name="_Toc298681255"/>
      <w:bookmarkStart w:id="423" w:name="_Toc298447495"/>
      <w:r>
        <w:t>Part Six</w:t>
      </w:r>
      <w:bookmarkEnd w:id="421"/>
      <w:bookmarkEnd w:id="422"/>
      <w:bookmarkEnd w:id="423"/>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24"/>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24"/>
            <w:r>
              <w:rPr>
                <w:rStyle w:val="CommentReference"/>
                <w:rFonts w:eastAsiaTheme="minorHAnsi" w:cstheme="minorBidi"/>
                <w:color w:val="auto"/>
                <w:lang w:val="en-CA"/>
              </w:rPr>
              <w:commentReference w:id="424"/>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25"/>
            <w:r>
              <w:rPr>
                <w:rFonts w:eastAsiaTheme="minorHAnsi"/>
              </w:rPr>
              <w:t xml:space="preserve">Upon </w:t>
            </w:r>
            <w:commentRangeEnd w:id="425"/>
            <w:r>
              <w:rPr>
                <w:rStyle w:val="CommentReference"/>
                <w:rFonts w:eastAsiaTheme="minorHAnsi" w:cstheme="minorBidi"/>
                <w:color w:val="auto"/>
                <w:lang w:val="en-CA"/>
              </w:rPr>
              <w:commentReference w:id="425"/>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28" w:name="_Toc298445771"/>
      <w:bookmarkStart w:id="429" w:name="_Toc298681256"/>
      <w:bookmarkStart w:id="430" w:name="_Toc298447496"/>
      <w:bookmarkStart w:id="431" w:name="_Ref299211949"/>
      <w:r>
        <w:t>The Gospel According the St. Luke</w:t>
      </w:r>
      <w:bookmarkEnd w:id="428"/>
      <w:bookmarkEnd w:id="429"/>
      <w:bookmarkEnd w:id="430"/>
      <w:bookmarkEnd w:id="4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2" w:name="_Toc298445772"/>
      <w:bookmarkStart w:id="433" w:name="_Toc298681257"/>
      <w:bookmarkStart w:id="434" w:name="_Toc298447497"/>
      <w:r>
        <w:lastRenderedPageBreak/>
        <w:t xml:space="preserve">Part </w:t>
      </w:r>
      <w:bookmarkEnd w:id="432"/>
      <w:bookmarkEnd w:id="433"/>
      <w:bookmarkEnd w:id="434"/>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35"/>
            <w:r>
              <w:rPr>
                <w:rFonts w:eastAsiaTheme="minorHAnsi"/>
              </w:rPr>
              <w:t>truth</w:t>
            </w:r>
            <w:commentRangeEnd w:id="435"/>
            <w:r>
              <w:rPr>
                <w:rStyle w:val="CommentReference"/>
                <w:rFonts w:eastAsiaTheme="minorHAnsi" w:cstheme="minorBidi"/>
                <w:color w:val="auto"/>
                <w:lang w:val="en-CA"/>
              </w:rPr>
              <w:commentReference w:id="435"/>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36"/>
            <w:r>
              <w:rPr>
                <w:rFonts w:eastAsiaTheme="minorHAnsi"/>
              </w:rPr>
              <w:t xml:space="preserve">a </w:t>
            </w:r>
            <w:commentRangeEnd w:id="436"/>
            <w:r>
              <w:rPr>
                <w:rStyle w:val="CommentReference"/>
                <w:rFonts w:eastAsiaTheme="minorHAnsi" w:cstheme="minorBidi"/>
                <w:color w:val="auto"/>
                <w:lang w:val="en-CA"/>
              </w:rPr>
              <w:commentReference w:id="436"/>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37"/>
            <w:r>
              <w:rPr>
                <w:rFonts w:eastAsiaTheme="minorHAnsi"/>
              </w:rPr>
              <w:t xml:space="preserve">holy </w:t>
            </w:r>
            <w:commentRangeEnd w:id="437"/>
            <w:r>
              <w:rPr>
                <w:rStyle w:val="CommentReference"/>
                <w:rFonts w:eastAsiaTheme="minorHAnsi" w:cstheme="minorBidi"/>
                <w:color w:val="auto"/>
                <w:lang w:val="en-CA"/>
              </w:rPr>
              <w:commentReference w:id="437"/>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38"/>
            <w:r>
              <w:rPr>
                <w:rFonts w:eastAsiaTheme="minorHAnsi"/>
              </w:rPr>
              <w:t xml:space="preserve">abode </w:t>
            </w:r>
            <w:commentRangeEnd w:id="438"/>
            <w:r>
              <w:rPr>
                <w:rStyle w:val="CommentReference"/>
                <w:rFonts w:eastAsiaTheme="minorHAnsi" w:cstheme="minorBidi"/>
                <w:color w:val="auto"/>
                <w:lang w:val="en-CA"/>
              </w:rPr>
              <w:commentReference w:id="438"/>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39"/>
            <w:r>
              <w:t xml:space="preserve">Magnify </w:t>
            </w:r>
            <w:commentRangeEnd w:id="439"/>
            <w:r>
              <w:rPr>
                <w:rStyle w:val="CommentReference"/>
                <w:rFonts w:eastAsiaTheme="minorHAnsi" w:cstheme="minorBidi"/>
                <w:color w:val="auto"/>
                <w:lang w:val="en-CA"/>
              </w:rPr>
              <w:commentReference w:id="439"/>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0"/>
            <w:r>
              <w:t xml:space="preserve">obtain </w:t>
            </w:r>
            <w:commentRangeEnd w:id="440"/>
            <w:r>
              <w:rPr>
                <w:rStyle w:val="CommentReference"/>
                <w:rFonts w:eastAsiaTheme="minorHAnsi" w:cstheme="minorBidi"/>
                <w:color w:val="auto"/>
                <w:lang w:val="en-CA"/>
              </w:rPr>
              <w:commentReference w:id="440"/>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1" w:name="_Toc298445773"/>
      <w:bookmarkStart w:id="442" w:name="_Toc298681258"/>
      <w:bookmarkStart w:id="443" w:name="_Toc298447498"/>
      <w:r>
        <w:lastRenderedPageBreak/>
        <w:t>Part Seven (</w:t>
      </w:r>
      <w:r w:rsidR="00AB7D27">
        <w:t>Modern Part Eight</w:t>
      </w:r>
      <w:r>
        <w:t>)</w:t>
      </w:r>
      <w:bookmarkEnd w:id="441"/>
      <w:bookmarkEnd w:id="442"/>
      <w:bookmarkEnd w:id="443"/>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44"/>
            <w:r>
              <w:rPr>
                <w:rFonts w:eastAsiaTheme="minorHAnsi"/>
              </w:rPr>
              <w:t>O Lord of all.</w:t>
            </w:r>
            <w:commentRangeEnd w:id="444"/>
            <w:r>
              <w:rPr>
                <w:rStyle w:val="CommentReference"/>
                <w:rFonts w:eastAsiaTheme="minorHAnsi" w:cstheme="minorBidi"/>
                <w:color w:val="auto"/>
                <w:lang w:val="en-CA"/>
              </w:rPr>
              <w:commentReference w:id="444"/>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45"/>
            <w:r>
              <w:rPr>
                <w:rFonts w:eastAsiaTheme="minorHAnsi"/>
              </w:rPr>
              <w:t>The True One who came</w:t>
            </w:r>
            <w:commentRangeEnd w:id="445"/>
            <w:r>
              <w:rPr>
                <w:rStyle w:val="CommentReference"/>
                <w:rFonts w:eastAsiaTheme="minorHAnsi" w:cstheme="minorBidi"/>
                <w:color w:val="auto"/>
                <w:lang w:val="en-CA"/>
              </w:rPr>
              <w:commentReference w:id="445"/>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46"/>
            <w:r>
              <w:rPr>
                <w:rFonts w:eastAsiaTheme="minorHAnsi"/>
              </w:rPr>
              <w:t>And perfect rejoicing.</w:t>
            </w:r>
            <w:commentRangeEnd w:id="446"/>
            <w:r>
              <w:rPr>
                <w:rStyle w:val="CommentReference"/>
                <w:rFonts w:eastAsiaTheme="minorHAnsi" w:cstheme="minorBidi"/>
                <w:color w:val="auto"/>
                <w:lang w:val="en-CA"/>
              </w:rPr>
              <w:commentReference w:id="446"/>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47"/>
            <w:r>
              <w:rPr>
                <w:rFonts w:eastAsiaTheme="minorHAnsi"/>
              </w:rPr>
              <w:t>about</w:t>
            </w:r>
            <w:commentRangeEnd w:id="447"/>
            <w:r>
              <w:rPr>
                <w:rStyle w:val="CommentReference"/>
                <w:rFonts w:eastAsiaTheme="minorHAnsi" w:cstheme="minorBidi"/>
                <w:color w:val="auto"/>
                <w:lang w:val="en-CA"/>
              </w:rPr>
              <w:commentReference w:id="447"/>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48"/>
            <w:r>
              <w:rPr>
                <w:rFonts w:eastAsiaTheme="minorHAnsi"/>
              </w:rPr>
              <w:t>proclaim</w:t>
            </w:r>
            <w:commentRangeEnd w:id="448"/>
            <w:r>
              <w:rPr>
                <w:rStyle w:val="CommentReference"/>
                <w:rFonts w:eastAsiaTheme="minorHAnsi" w:cstheme="minorBidi"/>
                <w:color w:val="auto"/>
                <w:lang w:val="en-CA"/>
              </w:rPr>
              <w:commentReference w:id="448"/>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49"/>
            <w:r>
              <w:t>gener</w:t>
            </w:r>
            <w:r>
              <w:t>a</w:t>
            </w:r>
            <w:r>
              <w:t>tions</w:t>
            </w:r>
            <w:commentRangeEnd w:id="449"/>
            <w:r>
              <w:rPr>
                <w:rStyle w:val="CommentReference"/>
                <w:rFonts w:eastAsiaTheme="minorHAnsi" w:cstheme="minorBidi"/>
                <w:color w:val="auto"/>
                <w:lang w:val="en-CA"/>
              </w:rPr>
              <w:commentReference w:id="449"/>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0"/>
            <w:r>
              <w:t xml:space="preserve">just </w:t>
            </w:r>
            <w:commentRangeEnd w:id="450"/>
            <w:r>
              <w:rPr>
                <w:rStyle w:val="CommentReference"/>
                <w:rFonts w:eastAsiaTheme="minorHAnsi" w:cstheme="minorBidi"/>
                <w:color w:val="auto"/>
                <w:lang w:val="en-CA"/>
              </w:rPr>
              <w:commentReference w:id="450"/>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1"/>
            <w:r>
              <w:t xml:space="preserve">chaste </w:t>
            </w:r>
            <w:commentRangeEnd w:id="451"/>
            <w:r>
              <w:rPr>
                <w:rStyle w:val="CommentReference"/>
                <w:rFonts w:eastAsiaTheme="minorHAnsi" w:cstheme="minorBidi"/>
                <w:color w:val="auto"/>
                <w:lang w:val="en-CA"/>
              </w:rPr>
              <w:commentReference w:id="451"/>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2"/>
            <w:r>
              <w:t>Isaac</w:t>
            </w:r>
            <w:commentRangeEnd w:id="452"/>
            <w:r>
              <w:rPr>
                <w:rStyle w:val="CommentReference"/>
                <w:rFonts w:eastAsiaTheme="minorHAnsi" w:cstheme="minorBidi"/>
                <w:color w:val="auto"/>
                <w:lang w:val="en-CA"/>
              </w:rPr>
              <w:commentReference w:id="452"/>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3"/>
            <w:r>
              <w:t>myriads of myriads.</w:t>
            </w:r>
            <w:commentRangeEnd w:id="453"/>
            <w:r>
              <w:rPr>
                <w:rStyle w:val="CommentReference"/>
                <w:rFonts w:eastAsiaTheme="minorHAnsi" w:cstheme="minorBidi"/>
                <w:color w:val="auto"/>
                <w:lang w:val="en-CA"/>
              </w:rPr>
              <w:commentReference w:id="453"/>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54"/>
            <w:r>
              <w:t>Master</w:t>
            </w:r>
            <w:commentRangeEnd w:id="454"/>
            <w:r>
              <w:rPr>
                <w:rStyle w:val="CommentReference"/>
                <w:rFonts w:eastAsiaTheme="minorHAnsi" w:cstheme="minorBidi"/>
                <w:color w:val="auto"/>
                <w:lang w:val="en-CA"/>
              </w:rPr>
              <w:commentReference w:id="454"/>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55"/>
            <w:r>
              <w:t xml:space="preserve">honour </w:t>
            </w:r>
            <w:commentRangeEnd w:id="455"/>
            <w:r>
              <w:rPr>
                <w:rStyle w:val="CommentReference"/>
                <w:rFonts w:eastAsiaTheme="minorHAnsi" w:cstheme="minorBidi"/>
                <w:color w:val="auto"/>
                <w:lang w:val="en-CA"/>
              </w:rPr>
              <w:commentReference w:id="455"/>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56"/>
            <w:r>
              <w:t xml:space="preserve">spouse </w:t>
            </w:r>
            <w:commentRangeEnd w:id="456"/>
            <w:r>
              <w:rPr>
                <w:rStyle w:val="CommentReference"/>
                <w:rFonts w:eastAsiaTheme="minorHAnsi" w:cstheme="minorBidi"/>
                <w:color w:val="auto"/>
                <w:lang w:val="en-CA"/>
              </w:rPr>
              <w:commentReference w:id="456"/>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57"/>
            <w:r>
              <w:t xml:space="preserve">health </w:t>
            </w:r>
            <w:commentRangeEnd w:id="457"/>
            <w:r>
              <w:rPr>
                <w:rStyle w:val="CommentReference"/>
                <w:rFonts w:eastAsiaTheme="minorHAnsi" w:cstheme="minorBidi"/>
                <w:color w:val="auto"/>
                <w:lang w:val="en-CA"/>
              </w:rPr>
              <w:commentReference w:id="457"/>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58"/>
            <w:r>
              <w:t>indescribable</w:t>
            </w:r>
            <w:commentRangeEnd w:id="458"/>
            <w:r>
              <w:rPr>
                <w:rStyle w:val="CommentReference"/>
                <w:rFonts w:eastAsiaTheme="minorHAnsi" w:cstheme="minorBidi"/>
                <w:color w:val="auto"/>
                <w:lang w:val="en-CA"/>
              </w:rPr>
              <w:commentReference w:id="458"/>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59"/>
            <w:r>
              <w:t>Without mingling of substance</w:t>
            </w:r>
            <w:commentRangeEnd w:id="459"/>
            <w:r>
              <w:rPr>
                <w:rStyle w:val="CommentReference"/>
                <w:rFonts w:eastAsiaTheme="minorHAnsi" w:cstheme="minorBidi"/>
                <w:color w:val="auto"/>
                <w:lang w:val="en-CA"/>
              </w:rPr>
              <w:commentReference w:id="459"/>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0"/>
            <w:r>
              <w:t xml:space="preserve">intercede </w:t>
            </w:r>
            <w:commentRangeEnd w:id="460"/>
            <w:r>
              <w:rPr>
                <w:rStyle w:val="CommentReference"/>
                <w:rFonts w:eastAsiaTheme="minorHAnsi" w:cstheme="minorBidi"/>
                <w:color w:val="auto"/>
                <w:lang w:val="en-CA"/>
              </w:rPr>
              <w:commentReference w:id="460"/>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1" w:name="_Toc298445774"/>
      <w:bookmarkStart w:id="462" w:name="_Toc298681259"/>
      <w:bookmarkStart w:id="463" w:name="_Toc298447499"/>
      <w:r>
        <w:t>Part Nine</w:t>
      </w:r>
      <w:bookmarkEnd w:id="461"/>
      <w:bookmarkEnd w:id="462"/>
      <w:bookmarkEnd w:id="463"/>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091E10">
        <w:rPr>
          <w:noProof/>
        </w:rPr>
        <w:t>84</w:t>
      </w:r>
      <w:r w:rsidR="003A78C2">
        <w:fldChar w:fldCharType="end"/>
      </w:r>
      <w:r>
        <w:t>.</w:t>
      </w:r>
    </w:p>
    <w:p w14:paraId="3F9EADC9" w14:textId="77777777" w:rsidR="00A2562D" w:rsidRDefault="00A2562D" w:rsidP="00A31CA5">
      <w:pPr>
        <w:pStyle w:val="Heading6"/>
      </w:pPr>
      <w:bookmarkStart w:id="464" w:name="_Toc298445775"/>
      <w:bookmarkStart w:id="465" w:name="_Toc298681260"/>
      <w:bookmarkStart w:id="466" w:name="_Toc298447500"/>
      <w:r>
        <w:t>Part Ten</w:t>
      </w:r>
      <w:bookmarkEnd w:id="464"/>
      <w:bookmarkEnd w:id="465"/>
      <w:bookmarkEnd w:id="466"/>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67"/>
            <w:r>
              <w:t>honoured</w:t>
            </w:r>
            <w:r w:rsidRPr="007425E1">
              <w:t xml:space="preserve"> </w:t>
            </w:r>
            <w:commentRangeEnd w:id="467"/>
            <w:r>
              <w:rPr>
                <w:rStyle w:val="CommentReference"/>
                <w:rFonts w:eastAsiaTheme="minorHAnsi" w:cstheme="minorBidi"/>
                <w:color w:val="auto"/>
                <w:lang w:val="en-CA"/>
              </w:rPr>
              <w:commentReference w:id="467"/>
            </w:r>
            <w:commentRangeStart w:id="468"/>
            <w:r w:rsidRPr="007425E1">
              <w:t xml:space="preserve">more </w:t>
            </w:r>
            <w:commentRangeEnd w:id="468"/>
            <w:r>
              <w:rPr>
                <w:rStyle w:val="CommentReference"/>
                <w:rFonts w:eastAsiaTheme="minorHAnsi" w:cstheme="minorBidi"/>
                <w:color w:val="auto"/>
                <w:lang w:val="en-CA"/>
              </w:rPr>
              <w:commentReference w:id="468"/>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69"/>
            <w:r w:rsidRPr="007425E1">
              <w:t>means</w:t>
            </w:r>
            <w:r>
              <w:rPr>
                <w:rStyle w:val="FootnoteReference"/>
                <w:lang w:val="en-GB"/>
              </w:rPr>
              <w:t xml:space="preserve"> </w:t>
            </w:r>
            <w:commentRangeEnd w:id="469"/>
            <w:r>
              <w:rPr>
                <w:rStyle w:val="CommentReference"/>
                <w:rFonts w:eastAsiaTheme="minorHAnsi" w:cstheme="minorBidi"/>
                <w:color w:val="auto"/>
                <w:lang w:val="en-CA"/>
              </w:rPr>
              <w:commentReference w:id="469"/>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0" w:name="_Toc298445776"/>
      <w:bookmarkStart w:id="471" w:name="_Toc298681261"/>
      <w:bookmarkStart w:id="472" w:name="_Toc298447501"/>
      <w:r w:rsidRPr="00D24FE1">
        <w:t>Part</w:t>
      </w:r>
      <w:r>
        <w:t xml:space="preserve"> Eleven</w:t>
      </w:r>
      <w:bookmarkEnd w:id="470"/>
      <w:bookmarkEnd w:id="471"/>
      <w:bookmarkEnd w:id="472"/>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3" w:name="_Toc298445777"/>
      <w:bookmarkStart w:id="474" w:name="_Toc298681262"/>
      <w:bookmarkStart w:id="475" w:name="_Toc298447502"/>
      <w:r>
        <w:t>Part Twelve</w:t>
      </w:r>
      <w:bookmarkEnd w:id="473"/>
      <w:bookmarkEnd w:id="474"/>
      <w:bookmarkEnd w:id="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76"/>
            <w:r w:rsidRPr="007425E1">
              <w:t>heaven</w:t>
            </w:r>
            <w:commentRangeEnd w:id="476"/>
            <w:r>
              <w:rPr>
                <w:rStyle w:val="CommentReference"/>
                <w:rFonts w:eastAsiaTheme="minorHAnsi" w:cstheme="minorBidi"/>
                <w:color w:val="auto"/>
                <w:lang w:val="en-CA"/>
              </w:rPr>
              <w:commentReference w:id="476"/>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77"/>
            <w:r w:rsidRPr="007425E1">
              <w:t xml:space="preserve">true </w:t>
            </w:r>
            <w:commentRangeEnd w:id="477"/>
            <w:r>
              <w:rPr>
                <w:rStyle w:val="CommentReference"/>
                <w:rFonts w:eastAsiaTheme="minorHAnsi" w:cstheme="minorBidi"/>
                <w:color w:val="auto"/>
                <w:lang w:val="en-CA"/>
              </w:rPr>
              <w:commentReference w:id="477"/>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78" w:name="_Toc298445778"/>
      <w:bookmarkStart w:id="479" w:name="_Toc298681263"/>
      <w:bookmarkStart w:id="480" w:name="_Toc298447503"/>
      <w:r>
        <w:t>Part Thirteen</w:t>
      </w:r>
      <w:bookmarkEnd w:id="478"/>
      <w:bookmarkEnd w:id="479"/>
      <w:bookmarkEnd w:id="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1"/>
            <w:r>
              <w:rPr>
                <w:rFonts w:eastAsiaTheme="minorHAnsi"/>
              </w:rPr>
              <w:t xml:space="preserve">Virgin Mary </w:t>
            </w:r>
            <w:commentRangeEnd w:id="481"/>
            <w:r>
              <w:rPr>
                <w:rStyle w:val="CommentReference"/>
                <w:rFonts w:eastAsiaTheme="minorHAnsi" w:cstheme="minorBidi"/>
                <w:color w:val="auto"/>
                <w:lang w:val="en-CA"/>
              </w:rPr>
              <w:commentReference w:id="481"/>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2"/>
            <w:r w:rsidRPr="007425E1">
              <w:t>And the Cherubic,</w:t>
            </w:r>
          </w:p>
          <w:p w14:paraId="28BB6544" w14:textId="77777777" w:rsidR="00A31CA5" w:rsidRPr="001A0083" w:rsidRDefault="00A31CA5" w:rsidP="00EB661B">
            <w:pPr>
              <w:pStyle w:val="EngHangEnd"/>
            </w:pPr>
            <w:r>
              <w:t>Mercy Seat</w:t>
            </w:r>
            <w:commentRangeEnd w:id="482"/>
            <w:r>
              <w:t>.</w:t>
            </w:r>
            <w:r>
              <w:rPr>
                <w:rStyle w:val="CommentReference"/>
                <w:rFonts w:eastAsiaTheme="minorHAnsi" w:cstheme="minorBidi"/>
                <w:color w:val="auto"/>
                <w:lang w:val="en-CA"/>
              </w:rPr>
              <w:commentReference w:id="482"/>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83"/>
            <w:r w:rsidRPr="007425E1">
              <w:t>pot</w:t>
            </w:r>
            <w:commentRangeEnd w:id="483"/>
            <w:r>
              <w:rPr>
                <w:rStyle w:val="CommentReference"/>
                <w:rFonts w:eastAsiaTheme="minorHAnsi" w:cstheme="minorBidi"/>
                <w:color w:val="auto"/>
                <w:lang w:val="en-CA"/>
              </w:rPr>
              <w:commentReference w:id="483"/>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84"/>
            <w:r w:rsidRPr="007425E1">
              <w:t>l</w:t>
            </w:r>
            <w:r>
              <w:t>ampstand</w:t>
            </w:r>
            <w:commentRangeEnd w:id="484"/>
            <w:r>
              <w:rPr>
                <w:rStyle w:val="CommentReference"/>
                <w:rFonts w:eastAsiaTheme="minorHAnsi" w:cstheme="minorBidi"/>
                <w:color w:val="auto"/>
                <w:lang w:val="en-CA"/>
              </w:rPr>
              <w:commentReference w:id="484"/>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85" w:name="_Toc298445779"/>
      <w:bookmarkStart w:id="486" w:name="_Toc298681264"/>
      <w:bookmarkStart w:id="487" w:name="_Toc298447504"/>
      <w:r>
        <w:t>Part Fourteen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88"/>
            <w:r w:rsidRPr="007425E1">
              <w:t>decorated</w:t>
            </w:r>
            <w:commentRangeEnd w:id="488"/>
            <w:r>
              <w:rPr>
                <w:rStyle w:val="CommentReference"/>
                <w:rFonts w:eastAsiaTheme="minorHAnsi" w:cstheme="minorBidi"/>
                <w:color w:val="auto"/>
                <w:lang w:val="en-CA"/>
              </w:rPr>
              <w:commentReference w:id="488"/>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89"/>
            <w:r w:rsidRPr="007425E1">
              <w:t>t</w:t>
            </w:r>
            <w:commentRangeEnd w:id="489"/>
            <w:r>
              <w:rPr>
                <w:rStyle w:val="CommentReference"/>
                <w:rFonts w:eastAsiaTheme="minorHAnsi" w:cstheme="minorBidi"/>
                <w:color w:val="auto"/>
                <w:lang w:val="en-CA"/>
              </w:rPr>
              <w:commentReference w:id="489"/>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0"/>
            <w:r>
              <w:t xml:space="preserve">The </w:t>
            </w:r>
            <w:commentRangeEnd w:id="490"/>
            <w:r>
              <w:rPr>
                <w:rStyle w:val="CommentReference"/>
                <w:rFonts w:eastAsiaTheme="minorHAnsi" w:cstheme="minorBidi"/>
                <w:color w:val="auto"/>
                <w:lang w:val="en-CA"/>
              </w:rPr>
              <w:commentReference w:id="490"/>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1"/>
            <w:r w:rsidRPr="007425E1">
              <w:t xml:space="preserve">And </w:t>
            </w:r>
            <w:commentRangeEnd w:id="491"/>
            <w:r>
              <w:rPr>
                <w:rStyle w:val="CommentReference"/>
                <w:rFonts w:eastAsiaTheme="minorHAnsi" w:cstheme="minorBidi"/>
                <w:color w:val="auto"/>
                <w:lang w:val="en-CA"/>
              </w:rPr>
              <w:commentReference w:id="491"/>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2" w:name="_Toc298445780"/>
      <w:bookmarkStart w:id="493" w:name="_Toc298681265"/>
      <w:bookmarkStart w:id="494" w:name="_Toc298447505"/>
      <w:r>
        <w:t>Part Fifteen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95"/>
            <w:r>
              <w:t>Which</w:t>
            </w:r>
            <w:r w:rsidRPr="007425E1">
              <w:t xml:space="preserve"> </w:t>
            </w:r>
            <w:commentRangeEnd w:id="495"/>
            <w:r>
              <w:rPr>
                <w:rStyle w:val="CommentReference"/>
                <w:rFonts w:eastAsiaTheme="minorHAnsi" w:cstheme="minorBidi"/>
                <w:color w:val="auto"/>
                <w:lang w:val="en-CA"/>
              </w:rPr>
              <w:commentReference w:id="495"/>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496"/>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496"/>
            <w:r w:rsidR="00FA5B8C">
              <w:rPr>
                <w:rStyle w:val="CommentReference"/>
                <w:rFonts w:ascii="Garamond" w:hAnsi="Garamond" w:cstheme="minorBidi"/>
                <w:noProof w:val="0"/>
                <w:lang w:val="en-CA"/>
              </w:rPr>
              <w:commentReference w:id="496"/>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97"/>
            <w:r w:rsidRPr="007425E1">
              <w:t>savour</w:t>
            </w:r>
            <w:commentRangeEnd w:id="497"/>
            <w:r>
              <w:rPr>
                <w:rStyle w:val="CommentReference"/>
                <w:rFonts w:eastAsiaTheme="minorHAnsi" w:cstheme="minorBidi"/>
                <w:color w:val="auto"/>
                <w:lang w:val="en-CA"/>
              </w:rPr>
              <w:commentReference w:id="497"/>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98"/>
            <w:r w:rsidRPr="007425E1">
              <w:t>estate</w:t>
            </w:r>
            <w:commentRangeEnd w:id="498"/>
            <w:r>
              <w:rPr>
                <w:rStyle w:val="CommentReference"/>
                <w:rFonts w:eastAsiaTheme="minorHAnsi" w:cstheme="minorBidi"/>
                <w:color w:val="auto"/>
                <w:lang w:val="en-CA"/>
              </w:rPr>
              <w:commentReference w:id="498"/>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99" w:name="_Toc298445781"/>
      <w:bookmarkStart w:id="500" w:name="_Toc298681266"/>
      <w:bookmarkStart w:id="501" w:name="_Toc298447506"/>
      <w:r>
        <w:rPr>
          <w:lang w:val="en-GB"/>
        </w:rPr>
        <w:t>Part Sixteen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2" w:name="_Toc298445782"/>
      <w:bookmarkStart w:id="503" w:name="_Toc298681267"/>
      <w:bookmarkStart w:id="504" w:name="_Toc298447507"/>
      <w:r w:rsidRPr="00D24FE1">
        <w:lastRenderedPageBreak/>
        <w:t>Part</w:t>
      </w:r>
      <w:r>
        <w:t xml:space="preserve"> Seventeen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05" w:name="_Toc298445783"/>
      <w:bookmarkStart w:id="506" w:name="_Toc298681268"/>
      <w:bookmarkStart w:id="507" w:name="_Toc298447508"/>
      <w:r>
        <w:t>Part Eighteen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08"/>
            <w:r>
              <w:t>care</w:t>
            </w:r>
            <w:commentRangeEnd w:id="508"/>
            <w:r>
              <w:rPr>
                <w:rStyle w:val="CommentReference"/>
                <w:rFonts w:eastAsiaTheme="minorHAnsi" w:cstheme="minorBidi"/>
                <w:color w:val="auto"/>
                <w:lang w:val="en-CA"/>
              </w:rPr>
              <w:commentReference w:id="508"/>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09"/>
            <w:r w:rsidRPr="007425E1">
              <w:t xml:space="preserve">Sabbath </w:t>
            </w:r>
            <w:commentRangeEnd w:id="509"/>
            <w:r>
              <w:rPr>
                <w:rStyle w:val="CommentReference"/>
                <w:rFonts w:eastAsiaTheme="minorHAnsi" w:cstheme="minorBidi"/>
                <w:color w:val="auto"/>
                <w:lang w:val="en-CA"/>
              </w:rPr>
              <w:commentReference w:id="509"/>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0" w:name="_Toc298445784"/>
      <w:bookmarkStart w:id="511" w:name="_Toc298681269"/>
      <w:bookmarkStart w:id="512" w:name="_Toc298447509"/>
      <w:bookmarkStart w:id="513" w:name="_Ref299212037"/>
      <w:bookmarkStart w:id="514" w:name="_Ref299212071"/>
      <w:bookmarkStart w:id="515" w:name="_Toc308441907"/>
      <w:r>
        <w:t>The Antiphonarium is read.</w:t>
      </w:r>
    </w:p>
    <w:p w14:paraId="0039C723" w14:textId="77777777" w:rsidR="00042E9B" w:rsidRDefault="00042E9B" w:rsidP="00FB5E62">
      <w:pPr>
        <w:pStyle w:val="Heading5"/>
      </w:pPr>
      <w:bookmarkStart w:id="516" w:name="_Ref434564976"/>
      <w:r>
        <w:t>The Conclusion of the Adam Theotokias</w:t>
      </w:r>
      <w:bookmarkEnd w:id="510"/>
      <w:bookmarkEnd w:id="511"/>
      <w:bookmarkEnd w:id="512"/>
      <w:bookmarkEnd w:id="513"/>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17"/>
            <w:r w:rsidRPr="007425E1">
              <w:rPr>
                <w:rFonts w:eastAsiaTheme="minorHAnsi"/>
              </w:rPr>
              <w:t xml:space="preserve">too </w:t>
            </w:r>
            <w:commentRangeEnd w:id="517"/>
            <w:r>
              <w:rPr>
                <w:rStyle w:val="CommentReference"/>
                <w:rFonts w:eastAsiaTheme="minorHAnsi" w:cstheme="minorBidi"/>
                <w:color w:val="auto"/>
                <w:lang w:val="en-CA"/>
              </w:rPr>
              <w:commentReference w:id="517"/>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18"/>
            <w:r w:rsidRPr="007425E1">
              <w:rPr>
                <w:rFonts w:eastAsiaTheme="minorHAnsi"/>
              </w:rPr>
              <w:t xml:space="preserve">count </w:t>
            </w:r>
            <w:commentRangeEnd w:id="518"/>
            <w:r>
              <w:rPr>
                <w:rStyle w:val="CommentReference"/>
                <w:rFonts w:eastAsiaTheme="minorHAnsi" w:cstheme="minorBidi"/>
                <w:color w:val="auto"/>
                <w:lang w:val="en-CA"/>
              </w:rPr>
              <w:commentReference w:id="518"/>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19"/>
            <w:r>
              <w:rPr>
                <w:rFonts w:eastAsiaTheme="minorHAnsi"/>
              </w:rPr>
              <w:t>I</w:t>
            </w:r>
            <w:r w:rsidRPr="007425E1">
              <w:rPr>
                <w:rFonts w:eastAsiaTheme="minorHAnsi"/>
              </w:rPr>
              <w:t xml:space="preserve"> </w:t>
            </w:r>
            <w:commentRangeEnd w:id="519"/>
            <w:r>
              <w:rPr>
                <w:rStyle w:val="CommentReference"/>
                <w:rFonts w:eastAsiaTheme="minorHAnsi" w:cstheme="minorBidi"/>
                <w:color w:val="auto"/>
                <w:lang w:val="en-CA"/>
              </w:rPr>
              <w:commentReference w:id="519"/>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0"/>
            <w:r w:rsidRPr="007425E1">
              <w:rPr>
                <w:rFonts w:eastAsiaTheme="minorHAnsi"/>
              </w:rPr>
              <w:t>To offer repentance</w:t>
            </w:r>
            <w:commentRangeEnd w:id="520"/>
            <w:r>
              <w:rPr>
                <w:rStyle w:val="CommentReference"/>
                <w:rFonts w:eastAsiaTheme="minorHAnsi" w:cstheme="minorBidi"/>
                <w:color w:val="auto"/>
                <w:lang w:val="en-CA"/>
              </w:rPr>
              <w:commentReference w:id="520"/>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1"/>
            <w:r w:rsidRPr="007425E1">
              <w:rPr>
                <w:rFonts w:eastAsiaTheme="minorHAnsi"/>
              </w:rPr>
              <w:t>The death of a sinner</w:t>
            </w:r>
            <w:commentRangeEnd w:id="521"/>
            <w:r>
              <w:rPr>
                <w:rStyle w:val="CommentReference"/>
                <w:rFonts w:eastAsiaTheme="minorHAnsi" w:cstheme="minorBidi"/>
                <w:color w:val="auto"/>
                <w:lang w:val="en-CA"/>
              </w:rPr>
              <w:commentReference w:id="521"/>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2"/>
            <w:r>
              <w:t>kind-hearted</w:t>
            </w:r>
            <w:commentRangeEnd w:id="522"/>
            <w:r>
              <w:rPr>
                <w:rStyle w:val="CommentReference"/>
                <w:rFonts w:eastAsiaTheme="minorHAnsi" w:cstheme="minorBidi"/>
                <w:color w:val="auto"/>
                <w:lang w:val="en-CA"/>
              </w:rPr>
              <w:commentReference w:id="522"/>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3"/>
            <w:r>
              <w:t>compassions</w:t>
            </w:r>
            <w:commentRangeEnd w:id="523"/>
            <w:r>
              <w:rPr>
                <w:rStyle w:val="CommentReference"/>
                <w:rFonts w:eastAsiaTheme="minorHAnsi" w:cstheme="minorBidi"/>
                <w:color w:val="auto"/>
                <w:lang w:val="en-CA"/>
              </w:rPr>
              <w:commentReference w:id="523"/>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24"/>
            <w:r w:rsidRPr="007425E1">
              <w:t xml:space="preserve">May </w:t>
            </w:r>
            <w:commentRangeEnd w:id="524"/>
            <w:r>
              <w:rPr>
                <w:rStyle w:val="CommentReference"/>
                <w:rFonts w:eastAsiaTheme="minorHAnsi" w:cstheme="minorBidi"/>
                <w:color w:val="auto"/>
                <w:lang w:val="en-CA"/>
              </w:rPr>
              <w:commentReference w:id="524"/>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25" w:name="_Toc298445785"/>
      <w:bookmarkStart w:id="526" w:name="_Toc298681270"/>
      <w:bookmarkStart w:id="527" w:name="_Toc298447510"/>
      <w:bookmarkStart w:id="528" w:name="_Ref299212181"/>
      <w:bookmarkStart w:id="529" w:name="_Toc308441908"/>
      <w:r>
        <w:t>The Creed</w:t>
      </w:r>
      <w:bookmarkEnd w:id="525"/>
      <w:bookmarkEnd w:id="526"/>
      <w:bookmarkEnd w:id="527"/>
      <w:bookmarkEnd w:id="528"/>
      <w:bookmarkEnd w:id="5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0" w:name="_Toc298445786"/>
            <w:bookmarkStart w:id="531" w:name="_Toc298681271"/>
            <w:bookmarkStart w:id="532" w:name="_Toc298447511"/>
            <w:bookmarkStart w:id="533" w:name="_Toc308441909"/>
            <w:r>
              <w:t>The Introduction to the Creed</w:t>
            </w:r>
            <w:bookmarkEnd w:id="530"/>
            <w:bookmarkEnd w:id="531"/>
            <w:bookmarkEnd w:id="532"/>
            <w:bookmarkEnd w:id="533"/>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34" w:name="_Toc298445787"/>
            <w:bookmarkStart w:id="535" w:name="_Toc298681272"/>
            <w:bookmarkStart w:id="536" w:name="_Toc298447512"/>
            <w:bookmarkStart w:id="537" w:name="_Toc308441910"/>
            <w:r>
              <w:t>The Creed</w:t>
            </w:r>
            <w:bookmarkEnd w:id="534"/>
            <w:bookmarkEnd w:id="535"/>
            <w:bookmarkEnd w:id="536"/>
            <w:bookmarkEnd w:id="537"/>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38" w:name="_Toc298445789"/>
            <w:bookmarkStart w:id="539" w:name="_Toc298681274"/>
            <w:bookmarkStart w:id="540" w:name="_Toc298447514"/>
            <w:bookmarkStart w:id="541" w:name="_Toc308441912"/>
            <w:r>
              <w:rPr>
                <w:rFonts w:eastAsia="@MingLiU"/>
              </w:rPr>
              <w:lastRenderedPageBreak/>
              <w:t>Holy, Holy, Holy</w:t>
            </w:r>
            <w:bookmarkEnd w:id="538"/>
            <w:bookmarkEnd w:id="539"/>
            <w:bookmarkEnd w:id="540"/>
            <w:bookmarkEnd w:id="541"/>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2" w:name="_Toc298445790"/>
            <w:bookmarkStart w:id="543" w:name="_Toc298681275"/>
            <w:bookmarkStart w:id="544" w:name="_Toc298447515"/>
            <w:bookmarkStart w:id="545" w:name="_Toc308441913"/>
            <w:r>
              <w:rPr>
                <w:rFonts w:eastAsia="@MingLiU"/>
              </w:rPr>
              <w:t>The Lord’s Prayer</w:t>
            </w:r>
            <w:bookmarkEnd w:id="542"/>
            <w:bookmarkEnd w:id="543"/>
            <w:bookmarkEnd w:id="544"/>
            <w:bookmarkEnd w:id="545"/>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46" w:name="_Toc298445791"/>
      <w:bookmarkStart w:id="547" w:name="_Toc298681276"/>
      <w:bookmarkStart w:id="548" w:name="_Toc298447516"/>
      <w:bookmarkStart w:id="549" w:name="_Toc308441914"/>
      <w:r>
        <w:lastRenderedPageBreak/>
        <w:t>Monday</w:t>
      </w:r>
      <w:bookmarkEnd w:id="546"/>
      <w:bookmarkEnd w:id="547"/>
      <w:bookmarkEnd w:id="548"/>
      <w:bookmarkEnd w:id="549"/>
    </w:p>
    <w:p w14:paraId="0DED2C1B" w14:textId="77777777" w:rsidR="006E3E75" w:rsidRDefault="002E365D" w:rsidP="000E062A">
      <w:pPr>
        <w:pStyle w:val="Heading5"/>
      </w:pPr>
      <w:bookmarkStart w:id="550" w:name="_Toc298445792"/>
      <w:bookmarkStart w:id="551" w:name="_Toc298681277"/>
      <w:bookmarkStart w:id="552" w:name="_Toc298447517"/>
      <w:bookmarkStart w:id="553" w:name="_Toc308441915"/>
      <w:r>
        <w:t xml:space="preserve">The Monday </w:t>
      </w:r>
      <w:r w:rsidR="00F370C5">
        <w:t>Psali</w:t>
      </w:r>
      <w:r>
        <w:t xml:space="preserve"> Adam</w:t>
      </w:r>
      <w:bookmarkEnd w:id="550"/>
      <w:bookmarkEnd w:id="551"/>
      <w:bookmarkEnd w:id="552"/>
      <w:bookmarkEnd w:id="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54"/>
            <w:r>
              <w:t>G</w:t>
            </w:r>
            <w:r w:rsidRPr="007425E1">
              <w:t xml:space="preserve">reatly </w:t>
            </w:r>
            <w:commentRangeEnd w:id="554"/>
            <w:r>
              <w:rPr>
                <w:rStyle w:val="CommentReference"/>
                <w:rFonts w:ascii="Times New Roman" w:eastAsiaTheme="minorHAnsi" w:hAnsi="Times New Roman" w:cstheme="minorBidi"/>
                <w:color w:val="auto"/>
              </w:rPr>
              <w:commentReference w:id="554"/>
            </w:r>
            <w:r w:rsidRPr="007425E1">
              <w:t>exalted</w:t>
            </w:r>
            <w:r>
              <w:t>,</w:t>
            </w:r>
          </w:p>
          <w:p w14:paraId="2E66C453" w14:textId="77777777" w:rsidR="000E062A" w:rsidRDefault="000E062A" w:rsidP="003B4CB7">
            <w:pPr>
              <w:pStyle w:val="EngHang"/>
              <w:spacing w:before="2"/>
            </w:pPr>
            <w:commentRangeStart w:id="555"/>
            <w:r>
              <w:t>B</w:t>
            </w:r>
            <w:r w:rsidRPr="007425E1">
              <w:t xml:space="preserve">eyond </w:t>
            </w:r>
            <w:commentRangeEnd w:id="555"/>
            <w:r>
              <w:rPr>
                <w:rStyle w:val="CommentReference"/>
                <w:rFonts w:ascii="Times New Roman" w:eastAsiaTheme="minorHAnsi" w:hAnsi="Times New Roman" w:cstheme="minorBidi"/>
                <w:color w:val="auto"/>
              </w:rPr>
              <w:commentReference w:id="555"/>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56"/>
            <w:r>
              <w:t>righteous</w:t>
            </w:r>
            <w:commentRangeEnd w:id="556"/>
            <w:r>
              <w:rPr>
                <w:rStyle w:val="CommentReference"/>
                <w:rFonts w:ascii="Times New Roman" w:eastAsiaTheme="minorHAnsi" w:hAnsi="Times New Roman" w:cstheme="minorBidi"/>
                <w:color w:val="auto"/>
              </w:rPr>
              <w:commentReference w:id="556"/>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57"/>
            <w:r>
              <w:t>M</w:t>
            </w:r>
            <w:r w:rsidRPr="007425E1">
              <w:t xml:space="preserve">editate </w:t>
            </w:r>
            <w:commentRangeEnd w:id="557"/>
            <w:r>
              <w:rPr>
                <w:rStyle w:val="CommentReference"/>
                <w:rFonts w:ascii="Times New Roman" w:eastAsiaTheme="minorHAnsi" w:hAnsi="Times New Roman" w:cstheme="minorBidi"/>
                <w:color w:val="auto"/>
              </w:rPr>
              <w:commentReference w:id="557"/>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58"/>
            <w:r>
              <w:t>lips</w:t>
            </w:r>
            <w:commentRangeEnd w:id="558"/>
            <w:r>
              <w:rPr>
                <w:rStyle w:val="CommentReference"/>
              </w:rPr>
              <w:commentReference w:id="558"/>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59"/>
            <w:r>
              <w:t>O</w:t>
            </w:r>
            <w:r w:rsidRPr="007425E1">
              <w:t>f</w:t>
            </w:r>
            <w:commentRangeEnd w:id="559"/>
            <w:r>
              <w:rPr>
                <w:rStyle w:val="CommentReference"/>
              </w:rPr>
              <w:commentReference w:id="559"/>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0"/>
            <w:r w:rsidRPr="007425E1">
              <w:t>praise</w:t>
            </w:r>
            <w:r>
              <w:t xml:space="preserve"> </w:t>
            </w:r>
            <w:commentRangeEnd w:id="560"/>
            <w:r>
              <w:rPr>
                <w:rStyle w:val="CommentReference"/>
                <w:rFonts w:ascii="Times New Roman" w:eastAsiaTheme="minorHAnsi" w:hAnsi="Times New Roman" w:cstheme="minorBidi"/>
                <w:color w:val="auto"/>
              </w:rPr>
              <w:commentReference w:id="560"/>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1"/>
            <w:r>
              <w:t>set</w:t>
            </w:r>
            <w:r w:rsidRPr="007425E1">
              <w:t xml:space="preserve"> </w:t>
            </w:r>
            <w:commentRangeEnd w:id="561"/>
            <w:r>
              <w:rPr>
                <w:rStyle w:val="CommentReference"/>
                <w:rFonts w:ascii="Times New Roman" w:eastAsiaTheme="minorHAnsi" w:hAnsi="Times New Roman" w:cstheme="minorBidi"/>
                <w:color w:val="auto"/>
              </w:rPr>
              <w:commentReference w:id="561"/>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2"/>
            <w:r>
              <w:t>Grant</w:t>
            </w:r>
            <w:r w:rsidRPr="007425E1">
              <w:t xml:space="preserve"> </w:t>
            </w:r>
            <w:commentRangeEnd w:id="562"/>
            <w:r>
              <w:rPr>
                <w:rStyle w:val="CommentReference"/>
                <w:rFonts w:ascii="Times New Roman" w:eastAsiaTheme="minorHAnsi" w:hAnsi="Times New Roman" w:cstheme="minorBidi"/>
                <w:color w:val="auto"/>
              </w:rPr>
              <w:commentReference w:id="562"/>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3"/>
            <w:r>
              <w:t xml:space="preserve">similitudes </w:t>
            </w:r>
            <w:commentRangeEnd w:id="563"/>
            <w:r>
              <w:rPr>
                <w:rStyle w:val="CommentReference"/>
                <w:rFonts w:ascii="Times New Roman" w:eastAsiaTheme="minorHAnsi" w:hAnsi="Times New Roman" w:cstheme="minorBidi"/>
                <w:color w:val="auto"/>
              </w:rPr>
              <w:commentReference w:id="563"/>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64" w:name="_Toc298445793"/>
      <w:bookmarkStart w:id="565" w:name="_Toc298681278"/>
      <w:bookmarkStart w:id="566" w:name="_Toc298447518"/>
      <w:bookmarkStart w:id="567" w:name="_Toc308441916"/>
      <w:r w:rsidRPr="00FD2E69">
        <w:t xml:space="preserve">The </w:t>
      </w:r>
      <w:r w:rsidR="002D610D" w:rsidRPr="00FD2E69">
        <w:t>C</w:t>
      </w:r>
      <w:r w:rsidRPr="00FD2E69">
        <w:t>onclusion of the Adam Psali</w:t>
      </w:r>
      <w:bookmarkEnd w:id="564"/>
      <w:bookmarkEnd w:id="565"/>
      <w:bookmarkEnd w:id="566"/>
      <w:bookmarkEnd w:id="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68" w:name="_Toc298445794"/>
      <w:bookmarkStart w:id="569" w:name="_Toc298681279"/>
      <w:bookmarkStart w:id="570" w:name="_Toc298447519"/>
      <w:r>
        <w:t>Part One</w:t>
      </w:r>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1"/>
            <w:r>
              <w:t xml:space="preserve">his </w:t>
            </w:r>
            <w:commentRangeEnd w:id="571"/>
            <w:r>
              <w:rPr>
                <w:rStyle w:val="CommentReference"/>
              </w:rPr>
              <w:commentReference w:id="571"/>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2"/>
            <w:r w:rsidRPr="007425E1">
              <w:t xml:space="preserve">risen </w:t>
            </w:r>
            <w:commentRangeEnd w:id="572"/>
            <w:r>
              <w:rPr>
                <w:rStyle w:val="CommentReference"/>
                <w:rFonts w:ascii="Times New Roman" w:eastAsiaTheme="minorHAnsi" w:hAnsi="Times New Roman" w:cstheme="minorBidi"/>
                <w:color w:val="auto"/>
              </w:rPr>
              <w:commentReference w:id="572"/>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3" w:name="_Toc298445795"/>
      <w:bookmarkStart w:id="574" w:name="_Toc298681280"/>
      <w:bookmarkStart w:id="575" w:name="_Toc298447520"/>
      <w:r>
        <w:t>Part Two</w:t>
      </w:r>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76" w:name="_Toc298445796"/>
      <w:bookmarkStart w:id="577" w:name="_Toc298681281"/>
      <w:bookmarkStart w:id="578" w:name="_Toc298447521"/>
      <w:r>
        <w:lastRenderedPageBreak/>
        <w:t>Part Three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79"/>
            <w:r w:rsidRPr="007425E1">
              <w:t xml:space="preserve">only </w:t>
            </w:r>
            <w:commentRangeEnd w:id="579"/>
            <w:r>
              <w:rPr>
                <w:rStyle w:val="CommentReference"/>
                <w:rFonts w:ascii="Times New Roman" w:eastAsiaTheme="minorHAnsi" w:hAnsi="Times New Roman" w:cstheme="minorBidi"/>
                <w:color w:val="auto"/>
              </w:rPr>
              <w:commentReference w:id="579"/>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0"/>
            <w:r w:rsidRPr="007425E1">
              <w:t xml:space="preserve">save </w:t>
            </w:r>
            <w:commentRangeEnd w:id="580"/>
            <w:r>
              <w:rPr>
                <w:rStyle w:val="CommentReference"/>
              </w:rPr>
              <w:commentReference w:id="580"/>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1" w:name="_Toc298445797"/>
      <w:bookmarkStart w:id="582" w:name="_Toc298681282"/>
      <w:bookmarkStart w:id="583" w:name="_Toc298447522"/>
      <w:r>
        <w:t>Part Four</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84"/>
            <w:r w:rsidRPr="007425E1">
              <w:t>Esaias</w:t>
            </w:r>
            <w:commentRangeEnd w:id="584"/>
            <w:r>
              <w:rPr>
                <w:rStyle w:val="CommentReference"/>
                <w:rFonts w:ascii="Times New Roman" w:eastAsiaTheme="minorHAnsi" w:hAnsi="Times New Roman" w:cstheme="minorBidi"/>
                <w:color w:val="auto"/>
              </w:rPr>
              <w:commentReference w:id="584"/>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85"/>
            <w:r w:rsidRPr="007425E1">
              <w:t>counsel</w:t>
            </w:r>
            <w:commentRangeEnd w:id="585"/>
            <w:r>
              <w:rPr>
                <w:rStyle w:val="CommentReference"/>
              </w:rPr>
              <w:commentReference w:id="585"/>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86" w:name="_Toc298445798"/>
      <w:bookmarkStart w:id="587" w:name="_Toc298681283"/>
      <w:bookmarkStart w:id="588" w:name="_Toc298447523"/>
      <w:r>
        <w:t>Part Five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89"/>
            <w:r w:rsidRPr="007425E1">
              <w:t>overcome</w:t>
            </w:r>
            <w:commentRangeEnd w:id="589"/>
            <w:r>
              <w:rPr>
                <w:rStyle w:val="CommentReference"/>
                <w:rFonts w:ascii="Times New Roman" w:eastAsiaTheme="minorHAnsi" w:hAnsi="Times New Roman" w:cstheme="minorBidi"/>
                <w:color w:val="auto"/>
              </w:rPr>
              <w:commentReference w:id="589"/>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0" w:name="_Toc298445799"/>
      <w:bookmarkStart w:id="591" w:name="_Toc298681284"/>
      <w:bookmarkStart w:id="592" w:name="_Toc298447524"/>
      <w:r>
        <w:lastRenderedPageBreak/>
        <w:t>Part Six</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3"/>
            <w:r>
              <w:t>A</w:t>
            </w:r>
            <w:r w:rsidRPr="007425E1">
              <w:t>nd became perfect man</w:t>
            </w:r>
            <w:commentRangeEnd w:id="593"/>
            <w:r>
              <w:rPr>
                <w:rStyle w:val="CommentReference"/>
              </w:rPr>
              <w:commentReference w:id="593"/>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94"/>
            <w:r w:rsidRPr="007425E1">
              <w:t xml:space="preserve">Without </w:t>
            </w:r>
            <w:commentRangeEnd w:id="594"/>
            <w:r>
              <w:rPr>
                <w:rStyle w:val="CommentReference"/>
                <w:rFonts w:ascii="Times New Roman" w:eastAsiaTheme="minorHAnsi" w:hAnsi="Times New Roman" w:cstheme="minorBidi"/>
                <w:color w:val="auto"/>
              </w:rPr>
              <w:commentReference w:id="594"/>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95" w:name="_Toc298445800"/>
      <w:bookmarkStart w:id="596" w:name="_Toc298681285"/>
      <w:bookmarkStart w:id="597" w:name="_Toc298447525"/>
      <w:r>
        <w:t>Part Seven</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98" w:name="_Toc298445801"/>
      <w:bookmarkStart w:id="599" w:name="_Toc298681286"/>
      <w:bookmarkStart w:id="600" w:name="_Toc298447526"/>
      <w:r>
        <w:t>Part Eight</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1"/>
            <w:r>
              <w:t>And good</w:t>
            </w:r>
            <w:r w:rsidRPr="007425E1">
              <w:t>will toward men</w:t>
            </w:r>
            <w:commentRangeEnd w:id="601"/>
            <w:r>
              <w:rPr>
                <w:rStyle w:val="CommentReference"/>
              </w:rPr>
              <w:commentReference w:id="601"/>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2"/>
            <w:r w:rsidRPr="007425E1">
              <w:t xml:space="preserve">middle </w:t>
            </w:r>
            <w:commentRangeEnd w:id="602"/>
            <w:r>
              <w:rPr>
                <w:rStyle w:val="CommentReference"/>
                <w:rFonts w:ascii="Times New Roman" w:eastAsiaTheme="minorHAnsi" w:hAnsi="Times New Roman" w:cstheme="minorBidi"/>
                <w:color w:val="auto"/>
              </w:rPr>
              <w:commentReference w:id="602"/>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3" w:name="_Toc298445802"/>
      <w:bookmarkStart w:id="604" w:name="_Toc298681287"/>
      <w:bookmarkStart w:id="605" w:name="_Toc298447527"/>
      <w:r>
        <w:t>Part Nine</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06"/>
            <w:r>
              <w:t>A</w:t>
            </w:r>
            <w:r w:rsidRPr="007425E1">
              <w:t>ngels</w:t>
            </w:r>
            <w:commentRangeEnd w:id="606"/>
            <w:r>
              <w:rPr>
                <w:rStyle w:val="CommentReference"/>
                <w:rFonts w:ascii="Times New Roman" w:eastAsiaTheme="minorHAnsi" w:hAnsi="Times New Roman" w:cstheme="minorBidi"/>
                <w:color w:val="auto"/>
              </w:rPr>
              <w:commentReference w:id="606"/>
            </w:r>
            <w:r w:rsidRPr="007425E1">
              <w:t xml:space="preserve"> of light </w:t>
            </w:r>
          </w:p>
          <w:p w14:paraId="675EE1B6" w14:textId="77777777" w:rsidR="000E062A" w:rsidRDefault="000E062A" w:rsidP="003B4CB7">
            <w:pPr>
              <w:pStyle w:val="EngHangEnd"/>
            </w:pPr>
            <w:commentRangeStart w:id="607"/>
            <w:r>
              <w:t>P</w:t>
            </w:r>
            <w:r w:rsidRPr="007425E1">
              <w:t xml:space="preserve">raise </w:t>
            </w:r>
            <w:commentRangeEnd w:id="607"/>
            <w:r>
              <w:rPr>
                <w:rStyle w:val="CommentReference"/>
              </w:rPr>
              <w:commentReference w:id="607"/>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08"/>
            <w:r>
              <w:t>shone</w:t>
            </w:r>
            <w:commentRangeEnd w:id="608"/>
            <w:r>
              <w:rPr>
                <w:rStyle w:val="CommentReference"/>
                <w:rFonts w:ascii="Times New Roman" w:eastAsiaTheme="minorHAnsi" w:hAnsi="Times New Roman" w:cstheme="minorBidi"/>
                <w:color w:val="auto"/>
              </w:rPr>
              <w:commentReference w:id="608"/>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09"/>
            <w:r w:rsidRPr="007425E1">
              <w:t xml:space="preserve">In </w:t>
            </w:r>
            <w:commentRangeEnd w:id="609"/>
            <w:r>
              <w:rPr>
                <w:rStyle w:val="CommentReference"/>
                <w:rFonts w:ascii="Times New Roman" w:eastAsiaTheme="minorHAnsi" w:hAnsi="Times New Roman" w:cstheme="minorBidi"/>
                <w:color w:val="auto"/>
              </w:rPr>
              <w:commentReference w:id="609"/>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0"/>
            <w:r>
              <w:t>W</w:t>
            </w:r>
            <w:r w:rsidRPr="007425E1">
              <w:t xml:space="preserve">ho </w:t>
            </w:r>
            <w:commentRangeEnd w:id="610"/>
            <w:r>
              <w:rPr>
                <w:rStyle w:val="CommentReference"/>
                <w:rFonts w:ascii="Times New Roman" w:eastAsiaTheme="minorHAnsi" w:hAnsi="Times New Roman" w:cstheme="minorBidi"/>
                <w:color w:val="auto"/>
              </w:rPr>
              <w:commentReference w:id="610"/>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1"/>
            <w:r w:rsidRPr="007425E1">
              <w:t xml:space="preserve">we bless </w:t>
            </w:r>
            <w:r>
              <w:t>You</w:t>
            </w:r>
            <w:r w:rsidRPr="007425E1">
              <w:t xml:space="preserve"> </w:t>
            </w:r>
            <w:commentRangeEnd w:id="611"/>
            <w:r>
              <w:rPr>
                <w:rStyle w:val="CommentReference"/>
                <w:rFonts w:ascii="Times New Roman" w:eastAsiaTheme="minorHAnsi" w:hAnsi="Times New Roman" w:cstheme="minorBidi"/>
                <w:color w:val="auto"/>
              </w:rPr>
              <w:commentReference w:id="611"/>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2" w:name="_Toc298445803"/>
      <w:bookmarkStart w:id="613" w:name="_Toc298681288"/>
      <w:bookmarkStart w:id="614" w:name="_Toc298447528"/>
      <w:bookmarkStart w:id="615" w:name="_Toc308441917"/>
      <w:r>
        <w:t>The Crown Adam</w:t>
      </w:r>
      <w:bookmarkEnd w:id="612"/>
      <w:bookmarkEnd w:id="613"/>
      <w:bookmarkEnd w:id="614"/>
      <w:bookmarkEnd w:id="615"/>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16"/>
            <w:r>
              <w:t>D</w:t>
            </w:r>
            <w:r w:rsidRPr="007425E1">
              <w:t xml:space="preserve">id </w:t>
            </w:r>
            <w:commentRangeEnd w:id="616"/>
            <w:r>
              <w:rPr>
                <w:rStyle w:val="CommentReference"/>
                <w:rFonts w:ascii="Times New Roman" w:eastAsiaTheme="minorHAnsi" w:hAnsi="Times New Roman" w:cstheme="minorBidi"/>
                <w:color w:val="auto"/>
              </w:rPr>
              <w:commentReference w:id="616"/>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17"/>
            <w:r w:rsidRPr="007425E1">
              <w:t>estate</w:t>
            </w:r>
            <w:commentRangeEnd w:id="617"/>
            <w:r>
              <w:rPr>
                <w:rStyle w:val="CommentReference"/>
              </w:rPr>
              <w:commentReference w:id="617"/>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18"/>
            <w:r w:rsidRPr="007425E1">
              <w:t xml:space="preserve">holy </w:t>
            </w:r>
            <w:commentRangeEnd w:id="618"/>
            <w:r>
              <w:rPr>
                <w:rStyle w:val="CommentReference"/>
              </w:rPr>
              <w:commentReference w:id="618"/>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19"/>
            <w:r>
              <w:t xml:space="preserve">Womanhood </w:t>
            </w:r>
            <w:commentRangeEnd w:id="619"/>
            <w:r>
              <w:rPr>
                <w:rStyle w:val="CommentReference"/>
                <w:rFonts w:ascii="Times New Roman" w:eastAsiaTheme="minorHAnsi" w:hAnsi="Times New Roman" w:cstheme="minorBidi"/>
                <w:color w:val="auto"/>
              </w:rPr>
              <w:commentReference w:id="619"/>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091E10">
        <w:rPr>
          <w:noProof/>
        </w:rPr>
        <w:t>166</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0" w:name="_Toc298445804"/>
      <w:bookmarkStart w:id="621" w:name="_Toc298681289"/>
      <w:bookmarkStart w:id="622" w:name="_Toc298447529"/>
      <w:bookmarkStart w:id="623" w:name="_Toc308441918"/>
      <w:r>
        <w:t>Tuesday</w:t>
      </w:r>
      <w:bookmarkEnd w:id="620"/>
      <w:bookmarkEnd w:id="621"/>
      <w:bookmarkEnd w:id="622"/>
      <w:bookmarkEnd w:id="623"/>
    </w:p>
    <w:p w14:paraId="67A4FF66" w14:textId="77777777" w:rsidR="002E365D" w:rsidRDefault="002E365D" w:rsidP="000D107E">
      <w:pPr>
        <w:pStyle w:val="Heading5"/>
      </w:pPr>
      <w:bookmarkStart w:id="624" w:name="_Toc298445805"/>
      <w:bookmarkStart w:id="625" w:name="_Toc298681290"/>
      <w:bookmarkStart w:id="626" w:name="_Toc298447530"/>
      <w:bookmarkStart w:id="627" w:name="_Toc308441919"/>
      <w:r>
        <w:t>The Tuesday Psali Adam</w:t>
      </w:r>
      <w:bookmarkEnd w:id="624"/>
      <w:bookmarkEnd w:id="625"/>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28"/>
            <w:r w:rsidRPr="007425E1">
              <w:t>wandered</w:t>
            </w:r>
            <w:commentRangeEnd w:id="628"/>
            <w:r>
              <w:rPr>
                <w:rStyle w:val="CommentReference"/>
                <w:rFonts w:ascii="Times New Roman" w:eastAsiaTheme="minorHAnsi" w:hAnsi="Times New Roman" w:cstheme="minorBidi"/>
                <w:color w:val="auto"/>
              </w:rPr>
              <w:commentReference w:id="628"/>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29"/>
            <w:r w:rsidRPr="007425E1">
              <w:t>cold and frost</w:t>
            </w:r>
            <w:commentRangeEnd w:id="629"/>
            <w:r>
              <w:rPr>
                <w:rStyle w:val="CommentReference"/>
              </w:rPr>
              <w:commentReference w:id="629"/>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0"/>
            <w:r>
              <w:t>From</w:t>
            </w:r>
            <w:r w:rsidRPr="007425E1">
              <w:t xml:space="preserve"> </w:t>
            </w:r>
            <w:commentRangeEnd w:id="630"/>
            <w:r>
              <w:rPr>
                <w:rStyle w:val="CommentReference"/>
              </w:rPr>
              <w:commentReference w:id="630"/>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1" w:name="_Toc298445806"/>
      <w:bookmarkStart w:id="632" w:name="_Toc298681291"/>
      <w:bookmarkStart w:id="633" w:name="_Toc298447531"/>
      <w:bookmarkStart w:id="634" w:name="_Toc308441920"/>
      <w:r w:rsidRPr="00FD2E69">
        <w:t>The Conclusion of the Adam Psali</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35" w:name="_Toc298445807"/>
      <w:bookmarkStart w:id="636" w:name="_Toc298681292"/>
      <w:bookmarkStart w:id="637" w:name="_Toc298447532"/>
      <w:bookmarkStart w:id="638" w:name="_Toc308441921"/>
      <w:r>
        <w:t>The Tuesday Theotokia</w:t>
      </w:r>
      <w:bookmarkEnd w:id="635"/>
      <w:bookmarkEnd w:id="636"/>
      <w:bookmarkEnd w:id="637"/>
      <w:bookmarkEnd w:id="638"/>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39" w:name="_Toc298445808"/>
      <w:bookmarkStart w:id="640" w:name="_Toc298681293"/>
      <w:bookmarkStart w:id="641" w:name="_Toc298447533"/>
      <w:r>
        <w:t>Part One</w:t>
      </w:r>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2" w:name="_Toc298445809"/>
      <w:bookmarkStart w:id="643" w:name="_Toc298681294"/>
      <w:bookmarkStart w:id="644" w:name="_Toc298447534"/>
      <w:r>
        <w:t>Part Tw</w:t>
      </w:r>
      <w:bookmarkEnd w:id="642"/>
      <w:r w:rsidR="00236E2B">
        <w:t>o</w:t>
      </w:r>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45"/>
            <w:r>
              <w:t>received</w:t>
            </w:r>
            <w:commentRangeEnd w:id="645"/>
            <w:r>
              <w:rPr>
                <w:rStyle w:val="CommentReference"/>
                <w:rFonts w:ascii="Times New Roman" w:eastAsiaTheme="minorHAnsi" w:hAnsi="Times New Roman" w:cstheme="minorBidi"/>
                <w:color w:val="auto"/>
              </w:rPr>
              <w:commentReference w:id="645"/>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46" w:name="_Toc298681295"/>
      <w:bookmarkStart w:id="647" w:name="_Toc298447535"/>
      <w:r>
        <w:t>Part Three</w:t>
      </w:r>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48"/>
            <w:r w:rsidRPr="007425E1">
              <w:t>Hail</w:t>
            </w:r>
            <w:commentRangeEnd w:id="648"/>
            <w:r>
              <w:rPr>
                <w:rStyle w:val="CommentReference"/>
                <w:rFonts w:ascii="Times New Roman" w:eastAsiaTheme="minorHAnsi" w:hAnsi="Times New Roman" w:cstheme="minorBidi"/>
                <w:color w:val="auto"/>
              </w:rPr>
              <w:commentReference w:id="648"/>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49" w:name="_Toc298681296"/>
      <w:bookmarkStart w:id="650" w:name="_Toc298447536"/>
      <w:r>
        <w:t>Part Four</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1"/>
            <w:r w:rsidRPr="007425E1">
              <w:t xml:space="preserve">perfect </w:t>
            </w:r>
            <w:commentRangeEnd w:id="651"/>
            <w:r>
              <w:rPr>
                <w:rStyle w:val="CommentReference"/>
              </w:rPr>
              <w:commentReference w:id="651"/>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2" w:name="_Toc298681297"/>
      <w:bookmarkStart w:id="653" w:name="_Toc298447537"/>
      <w:r>
        <w:t>Part Five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54"/>
            <w:r>
              <w:t>unlimited</w:t>
            </w:r>
            <w:commentRangeEnd w:id="654"/>
            <w:r>
              <w:rPr>
                <w:rStyle w:val="CommentReference"/>
                <w:rFonts w:ascii="Times New Roman" w:eastAsiaTheme="minorHAnsi" w:hAnsi="Times New Roman" w:cstheme="minorBidi"/>
                <w:color w:val="auto"/>
              </w:rPr>
              <w:commentReference w:id="654"/>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55" w:name="_Toc298681298"/>
      <w:bookmarkStart w:id="656" w:name="_Toc298447538"/>
      <w:r>
        <w:t>Part Six</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57"/>
            <w:r>
              <w:t xml:space="preserve"> </w:t>
            </w:r>
            <w:commentRangeEnd w:id="657"/>
            <w:r>
              <w:rPr>
                <w:rStyle w:val="CommentReference"/>
              </w:rPr>
              <w:commentReference w:id="657"/>
            </w:r>
            <w:r>
              <w:t>f</w:t>
            </w:r>
            <w:commentRangeStart w:id="658"/>
            <w:r>
              <w:t>aith</w:t>
            </w:r>
            <w:commentRangeEnd w:id="658"/>
            <w:r>
              <w:rPr>
                <w:rStyle w:val="CommentReference"/>
              </w:rPr>
              <w:commentReference w:id="658"/>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59" w:name="_Toc298681299"/>
      <w:bookmarkStart w:id="660" w:name="_Toc298447539"/>
      <w:r>
        <w:lastRenderedPageBreak/>
        <w:t>Part Seven</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1"/>
            <w:r>
              <w:t xml:space="preserve">a </w:t>
            </w:r>
            <w:commentRangeEnd w:id="661"/>
            <w:r>
              <w:rPr>
                <w:rStyle w:val="CommentReference"/>
                <w:rFonts w:ascii="Times New Roman" w:eastAsiaTheme="minorHAnsi" w:hAnsi="Times New Roman" w:cstheme="minorBidi"/>
                <w:color w:val="auto"/>
              </w:rPr>
              <w:commentReference w:id="661"/>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2" w:name="_Toc298681300"/>
      <w:bookmarkStart w:id="663" w:name="_Toc298447540"/>
      <w:bookmarkStart w:id="664" w:name="_Toc308441922"/>
      <w:r>
        <w:t>The Crown Adam</w:t>
      </w:r>
      <w:bookmarkEnd w:id="662"/>
      <w:bookmarkEnd w:id="663"/>
      <w:bookmarkEnd w:id="664"/>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65"/>
            <w:r>
              <w:t>He</w:t>
            </w:r>
            <w:r w:rsidRPr="007425E1">
              <w:t xml:space="preserve"> </w:t>
            </w:r>
            <w:commentRangeEnd w:id="665"/>
            <w:r>
              <w:rPr>
                <w:rStyle w:val="CommentReference"/>
                <w:rFonts w:ascii="Times New Roman" w:eastAsiaTheme="minorHAnsi" w:hAnsi="Times New Roman" w:cstheme="minorBidi"/>
                <w:color w:val="auto"/>
              </w:rPr>
              <w:commentReference w:id="665"/>
            </w:r>
            <w:r w:rsidRPr="007425E1">
              <w:t xml:space="preserve">who is carried </w:t>
            </w:r>
          </w:p>
          <w:p w14:paraId="4DC85712" w14:textId="77777777" w:rsidR="00DB1FC6" w:rsidRDefault="00DB1FC6" w:rsidP="00DB1FC6">
            <w:pPr>
              <w:pStyle w:val="EngHangEnd"/>
            </w:pPr>
            <w:commentRangeStart w:id="666"/>
            <w:r>
              <w:t>O</w:t>
            </w:r>
            <w:r w:rsidRPr="007425E1">
              <w:t xml:space="preserve">n </w:t>
            </w:r>
            <w:commentRangeEnd w:id="666"/>
            <w:r>
              <w:rPr>
                <w:rStyle w:val="CommentReference"/>
              </w:rPr>
              <w:commentReference w:id="666"/>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67"/>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67"/>
            <w:r w:rsidR="00FA5B8C">
              <w:rPr>
                <w:rStyle w:val="CommentReference"/>
                <w:rFonts w:ascii="Garamond" w:hAnsi="Garamond" w:cstheme="minorBidi"/>
                <w:noProof w:val="0"/>
                <w:lang w:val="en-CA"/>
              </w:rPr>
              <w:commentReference w:id="667"/>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091E10">
        <w:rPr>
          <w:noProof/>
        </w:rPr>
        <w:t>166</w:t>
      </w:r>
      <w:r w:rsidR="003A78C2">
        <w:fldChar w:fldCharType="end"/>
      </w:r>
      <w:r>
        <w:t>.</w:t>
      </w:r>
    </w:p>
    <w:p w14:paraId="666A72BA" w14:textId="77777777" w:rsidR="00FE7FB3" w:rsidRDefault="00FE7FB3" w:rsidP="00DB1FC6">
      <w:pPr>
        <w:pStyle w:val="Heading4"/>
      </w:pPr>
      <w:bookmarkStart w:id="668" w:name="_Toc298681301"/>
      <w:bookmarkStart w:id="669" w:name="_Toc308441923"/>
      <w:r>
        <w:lastRenderedPageBreak/>
        <w:t>Wednesday</w:t>
      </w:r>
      <w:bookmarkEnd w:id="668"/>
      <w:bookmarkEnd w:id="669"/>
    </w:p>
    <w:p w14:paraId="1CC03E9C" w14:textId="77777777" w:rsidR="00703BF0" w:rsidRDefault="00703BF0" w:rsidP="00DB1FC6">
      <w:pPr>
        <w:pStyle w:val="Heading5"/>
      </w:pPr>
      <w:bookmarkStart w:id="670" w:name="_Toc298681302"/>
      <w:bookmarkStart w:id="671" w:name="_Toc308441924"/>
      <w:r>
        <w:t>The Wednesday Psali Batos</w:t>
      </w:r>
      <w:bookmarkEnd w:id="670"/>
      <w:bookmarkEnd w:id="671"/>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2"/>
            <w:r>
              <w:t xml:space="preserve">breaths </w:t>
            </w:r>
            <w:commentRangeEnd w:id="672"/>
            <w:r>
              <w:rPr>
                <w:rStyle w:val="CommentReference"/>
                <w:rFonts w:ascii="Times New Roman" w:eastAsiaTheme="minorHAnsi" w:hAnsi="Times New Roman" w:cstheme="minorBidi"/>
                <w:color w:val="auto"/>
              </w:rPr>
              <w:commentReference w:id="672"/>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73"/>
            <w:r>
              <w:t xml:space="preserve">When </w:t>
            </w:r>
            <w:commentRangeEnd w:id="673"/>
            <w:r>
              <w:rPr>
                <w:rStyle w:val="CommentReference"/>
                <w:rFonts w:ascii="Times New Roman" w:eastAsiaTheme="minorHAnsi" w:hAnsi="Times New Roman" w:cstheme="minorBidi"/>
                <w:color w:val="auto"/>
              </w:rPr>
              <w:commentReference w:id="673"/>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74"/>
            <w:r>
              <w:t>tribulations</w:t>
            </w:r>
            <w:commentRangeEnd w:id="674"/>
            <w:r>
              <w:rPr>
                <w:rStyle w:val="CommentReference"/>
                <w:rFonts w:ascii="Times New Roman" w:eastAsiaTheme="minorHAnsi" w:hAnsi="Times New Roman" w:cstheme="minorBidi"/>
                <w:color w:val="auto"/>
              </w:rPr>
              <w:commentReference w:id="674"/>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75" w:name="_Toc298681303"/>
      <w:bookmarkStart w:id="676" w:name="_Toc308441925"/>
      <w:r w:rsidRPr="00FD2E69">
        <w:t xml:space="preserve">The Conclusion of the </w:t>
      </w:r>
      <w:r>
        <w:t>Batos</w:t>
      </w:r>
      <w:r w:rsidRPr="00FD2E69">
        <w:t xml:space="preserve"> Psali</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77" w:name="_Toc298681304"/>
      <w:bookmarkStart w:id="678" w:name="_Toc308441926"/>
      <w:r>
        <w:lastRenderedPageBreak/>
        <w:t>The Wednesday Theotokia</w:t>
      </w:r>
      <w:bookmarkEnd w:id="677"/>
      <w:bookmarkEnd w:id="678"/>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79" w:name="_Toc298681305"/>
      <w:r>
        <w:t>Part One</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0" w:name="_Toc298681306"/>
      <w:r>
        <w:t>Part Two</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1"/>
            <w:r w:rsidRPr="00FA5B8C">
              <w:t>ⲥⲉⲙⲟϣⲓ ϧⲉⲛ ⲛ̀ⲧⲉ ⲡ̀ⲕⲁϩⲓ ⲥⲉⲙⲟϣⲓ ϧⲉⲛ ⲡⲉⲟⲩⲱⲓⲛⲓ</w:t>
            </w:r>
            <w:r w:rsidRPr="00F6464C">
              <w:t xml:space="preserve"> </w:t>
            </w:r>
            <w:commentRangeEnd w:id="681"/>
            <w:r w:rsidR="00FA5B8C">
              <w:rPr>
                <w:rStyle w:val="CommentReference"/>
                <w:rFonts w:ascii="Garamond" w:hAnsi="Garamond" w:cstheme="minorBidi"/>
                <w:noProof w:val="0"/>
                <w:lang w:val="en-CA"/>
              </w:rPr>
              <w:commentReference w:id="681"/>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2" w:name="_Toc298681307"/>
      <w:r>
        <w:t>Part Three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3"/>
            <w:r w:rsidRPr="007425E1">
              <w:t>For you brought forth</w:t>
            </w:r>
            <w:commentRangeEnd w:id="683"/>
            <w:r>
              <w:rPr>
                <w:rStyle w:val="CommentReference"/>
                <w:rFonts w:ascii="Times New Roman" w:eastAsiaTheme="minorHAnsi" w:hAnsi="Times New Roman" w:cstheme="minorBidi"/>
                <w:color w:val="auto"/>
              </w:rPr>
              <w:commentReference w:id="683"/>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84" w:name="_Toc298681308"/>
      <w:r>
        <w:lastRenderedPageBreak/>
        <w:t>Part Four</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85" w:name="_Toc298681309"/>
      <w:r>
        <w:t>Part Five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86"/>
            <w:r>
              <w:t>He</w:t>
            </w:r>
            <w:r w:rsidRPr="007425E1">
              <w:t xml:space="preserve"> </w:t>
            </w:r>
            <w:commentRangeEnd w:id="686"/>
            <w:r>
              <w:rPr>
                <w:rStyle w:val="CommentReference"/>
              </w:rPr>
              <w:commentReference w:id="686"/>
            </w:r>
            <w:r w:rsidRPr="007425E1">
              <w:t xml:space="preserve">Who </w:t>
            </w:r>
            <w:commentRangeStart w:id="687"/>
            <w:r w:rsidRPr="007425E1">
              <w:t xml:space="preserve">is </w:t>
            </w:r>
            <w:commentRangeEnd w:id="687"/>
            <w:r>
              <w:rPr>
                <w:rStyle w:val="CommentReference"/>
              </w:rPr>
              <w:commentReference w:id="687"/>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88"/>
            <w:r w:rsidRPr="007425E1">
              <w:t>He to Whom is due the glory forever</w:t>
            </w:r>
            <w:commentRangeEnd w:id="688"/>
            <w:r>
              <w:rPr>
                <w:rStyle w:val="CommentReference"/>
                <w:rFonts w:ascii="Times New Roman" w:eastAsiaTheme="minorHAnsi" w:hAnsi="Times New Roman" w:cstheme="minorBidi"/>
                <w:color w:val="auto"/>
              </w:rPr>
              <w:commentReference w:id="688"/>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89" w:name="_Toc298681310"/>
      <w:r>
        <w:lastRenderedPageBreak/>
        <w:t>Part Six</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0"/>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0"/>
            <w:r>
              <w:rPr>
                <w:rStyle w:val="CommentReference"/>
              </w:rPr>
              <w:commentReference w:id="690"/>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1"/>
            <w:r w:rsidRPr="00FA5B8C">
              <w:t>ⲙⲁⲣⲓⲁ</w:t>
            </w:r>
            <w:r w:rsidRPr="002147AA">
              <w:t xml:space="preserve"> </w:t>
            </w:r>
            <w:commentRangeEnd w:id="691"/>
            <w:r w:rsidR="00FA5B8C">
              <w:rPr>
                <w:rStyle w:val="CommentReference"/>
                <w:rFonts w:ascii="Garamond" w:hAnsi="Garamond" w:cstheme="minorBidi"/>
                <w:noProof w:val="0"/>
                <w:lang w:val="en-CA"/>
              </w:rPr>
              <w:commentReference w:id="691"/>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2"/>
            <w:r w:rsidRPr="00FA5B8C">
              <w:t>ⲥⲧⲁⲓⲏⲟⲩⲧ ̀</w:t>
            </w:r>
            <w:commentRangeEnd w:id="692"/>
            <w:r w:rsidR="00FA5B8C">
              <w:rPr>
                <w:rStyle w:val="CommentReference"/>
                <w:rFonts w:ascii="Garamond" w:hAnsi="Garamond" w:cstheme="minorBidi"/>
                <w:noProof w:val="0"/>
                <w:lang w:val="en-CA"/>
              </w:rPr>
              <w:commentReference w:id="692"/>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3"/>
            <w:r w:rsidRPr="00FA5B8C">
              <w:t>ⲙⲡⲓⲟⲩⲁⲓ ̀</w:t>
            </w:r>
            <w:commentRangeEnd w:id="693"/>
            <w:r w:rsidR="00FA5B8C">
              <w:rPr>
                <w:rStyle w:val="CommentReference"/>
                <w:rFonts w:ascii="Garamond" w:hAnsi="Garamond" w:cstheme="minorBidi"/>
                <w:noProof w:val="0"/>
                <w:lang w:val="en-CA"/>
              </w:rPr>
              <w:commentReference w:id="693"/>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694"/>
            <w:r w:rsidRPr="00FA5B8C">
              <w:t>ⲉⲣⲉ ̀</w:t>
            </w:r>
            <w:commentRangeEnd w:id="694"/>
            <w:r w:rsidR="00FA5B8C">
              <w:rPr>
                <w:rStyle w:val="CommentReference"/>
                <w:rFonts w:ascii="Garamond" w:hAnsi="Garamond" w:cstheme="minorBidi"/>
                <w:noProof w:val="0"/>
                <w:lang w:val="en-CA"/>
              </w:rPr>
              <w:commentReference w:id="694"/>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95" w:name="_Toc298681311"/>
      <w:r>
        <w:t>Part Seven</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96"/>
            <w:r>
              <w:t xml:space="preserve">sits </w:t>
            </w:r>
            <w:commentRangeEnd w:id="696"/>
            <w:r>
              <w:rPr>
                <w:rStyle w:val="CommentReference"/>
                <w:rFonts w:ascii="Times New Roman" w:eastAsiaTheme="minorHAnsi" w:hAnsi="Times New Roman" w:cstheme="minorBidi"/>
                <w:color w:val="auto"/>
              </w:rPr>
              <w:commentReference w:id="696"/>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697"/>
            <w:r w:rsidRPr="00FA5B8C">
              <w:t>ⲉⲧⲁϥⲟⲩⲱⲛϩ</w:t>
            </w:r>
            <w:r w:rsidRPr="002147AA">
              <w:t xml:space="preserve"> </w:t>
            </w:r>
            <w:commentRangeEnd w:id="697"/>
            <w:r w:rsidR="00FA5B8C">
              <w:rPr>
                <w:rStyle w:val="CommentReference"/>
                <w:rFonts w:ascii="Garamond" w:hAnsi="Garamond" w:cstheme="minorBidi"/>
                <w:noProof w:val="0"/>
                <w:lang w:val="en-CA"/>
              </w:rPr>
              <w:commentReference w:id="697"/>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698"/>
            <w:r w:rsidRPr="00FA5B8C">
              <w:t>Ϫⲉ ⲡⲓⲁⲧⲥⲁⲣⲝ</w:t>
            </w:r>
            <w:commentRangeEnd w:id="698"/>
            <w:r w:rsidR="00FA5B8C">
              <w:rPr>
                <w:rStyle w:val="CommentReference"/>
                <w:rFonts w:ascii="Garamond" w:hAnsi="Garamond" w:cstheme="minorBidi"/>
                <w:noProof w:val="0"/>
                <w:lang w:val="en-CA"/>
              </w:rPr>
              <w:commentReference w:id="698"/>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99" w:name="_Toc298681312"/>
      <w:bookmarkStart w:id="700" w:name="_Toc308441927"/>
      <w:r>
        <w:lastRenderedPageBreak/>
        <w:t>The Crown Batos</w:t>
      </w:r>
      <w:bookmarkEnd w:id="699"/>
      <w:bookmarkEnd w:id="700"/>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1"/>
            <w:r w:rsidRPr="007425E1">
              <w:t>has entered and come forth</w:t>
            </w:r>
            <w:commentRangeEnd w:id="701"/>
            <w:r>
              <w:rPr>
                <w:rStyle w:val="CommentReference"/>
                <w:rFonts w:ascii="Times New Roman" w:eastAsiaTheme="minorHAnsi" w:hAnsi="Times New Roman" w:cstheme="minorBidi"/>
                <w:color w:val="auto"/>
              </w:rPr>
              <w:commentReference w:id="701"/>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2"/>
            <w:r w:rsidRPr="007425E1">
              <w:t>manifestation</w:t>
            </w:r>
            <w:commentRangeEnd w:id="702"/>
            <w:r>
              <w:rPr>
                <w:rStyle w:val="CommentReference"/>
              </w:rPr>
              <w:commentReference w:id="702"/>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3"/>
            <w:r>
              <w:t>and</w:t>
            </w:r>
            <w:r w:rsidRPr="007425E1">
              <w:t xml:space="preserve"> </w:t>
            </w:r>
            <w:commentRangeEnd w:id="703"/>
            <w:r>
              <w:rPr>
                <w:rStyle w:val="CommentReference"/>
              </w:rPr>
              <w:commentReference w:id="703"/>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091E10">
        <w:rPr>
          <w:noProof/>
        </w:rPr>
        <w:t>252</w:t>
      </w:r>
      <w:r w:rsidR="003A78C2">
        <w:fldChar w:fldCharType="end"/>
      </w:r>
      <w:r>
        <w:t>.</w:t>
      </w:r>
    </w:p>
    <w:p w14:paraId="392C891E" w14:textId="77777777" w:rsidR="00D96A5F" w:rsidRDefault="00D96A5F" w:rsidP="00DB1FC6">
      <w:pPr>
        <w:pStyle w:val="Heading4"/>
      </w:pPr>
      <w:bookmarkStart w:id="704" w:name="_Toc298681313"/>
      <w:bookmarkStart w:id="705" w:name="_Toc308441928"/>
      <w:r>
        <w:lastRenderedPageBreak/>
        <w:t>Thursday</w:t>
      </w:r>
      <w:bookmarkEnd w:id="704"/>
      <w:bookmarkEnd w:id="705"/>
    </w:p>
    <w:p w14:paraId="7C95284D" w14:textId="77777777" w:rsidR="0031014B" w:rsidRDefault="0031014B" w:rsidP="00DB1FC6">
      <w:pPr>
        <w:pStyle w:val="Heading5"/>
      </w:pPr>
      <w:bookmarkStart w:id="706" w:name="_Toc298681314"/>
      <w:bookmarkStart w:id="707" w:name="_Toc308441929"/>
      <w:r>
        <w:t>The Psali Batos for Tuesday</w:t>
      </w:r>
      <w:bookmarkEnd w:id="706"/>
      <w:bookmarkEnd w:id="707"/>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08"/>
            <w:r w:rsidRPr="007425E1">
              <w:t xml:space="preserve">on </w:t>
            </w:r>
            <w:commentRangeEnd w:id="708"/>
            <w:r>
              <w:rPr>
                <w:rStyle w:val="CommentReference"/>
              </w:rPr>
              <w:commentReference w:id="708"/>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09"/>
            <w:r w:rsidRPr="007425E1">
              <w:t xml:space="preserve">Forty </w:t>
            </w:r>
            <w:commentRangeEnd w:id="709"/>
            <w:r>
              <w:rPr>
                <w:rStyle w:val="CommentReference"/>
                <w:rFonts w:ascii="Times New Roman" w:eastAsiaTheme="minorHAnsi" w:hAnsi="Times New Roman" w:cstheme="minorBidi"/>
                <w:color w:val="auto"/>
              </w:rPr>
              <w:commentReference w:id="709"/>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0"/>
            <w:r w:rsidRPr="007425E1">
              <w:t>Crush under us</w:t>
            </w:r>
            <w:commentRangeEnd w:id="710"/>
            <w:r>
              <w:rPr>
                <w:rStyle w:val="CommentReference"/>
                <w:rFonts w:ascii="Times New Roman" w:eastAsiaTheme="minorHAnsi" w:hAnsi="Times New Roman" w:cstheme="minorBidi"/>
                <w:color w:val="auto"/>
              </w:rPr>
              <w:commentReference w:id="710"/>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1" w:name="_Toc298681315"/>
      <w:bookmarkStart w:id="712" w:name="_Toc308441930"/>
      <w:r w:rsidRPr="00FD2E69">
        <w:lastRenderedPageBreak/>
        <w:t xml:space="preserve">The Conclusion of the </w:t>
      </w:r>
      <w:r>
        <w:t>Batos</w:t>
      </w:r>
      <w:r w:rsidRPr="00FD2E69">
        <w:t xml:space="preserve"> Psali</w:t>
      </w:r>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3" w:name="_Toc298681316"/>
      <w:bookmarkStart w:id="714" w:name="_Toc308441931"/>
      <w:r>
        <w:t>The Thursday Theotokia</w:t>
      </w:r>
      <w:bookmarkEnd w:id="713"/>
      <w:bookmarkEnd w:id="714"/>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15" w:name="_Toc298681317"/>
      <w:r>
        <w:t>Part One</w:t>
      </w:r>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16"/>
            <w:r w:rsidRPr="007425E1">
              <w:t>virgin</w:t>
            </w:r>
            <w:commentRangeEnd w:id="716"/>
            <w:r>
              <w:rPr>
                <w:rStyle w:val="CommentReference"/>
                <w:rFonts w:ascii="Times New Roman" w:eastAsiaTheme="minorHAnsi" w:hAnsi="Times New Roman" w:cstheme="minorBidi"/>
                <w:color w:val="auto"/>
              </w:rPr>
              <w:commentReference w:id="716"/>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17" w:name="_Toc298681318"/>
      <w:r>
        <w:t>Part Two</w:t>
      </w:r>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18"/>
            <w:r>
              <w:t>abolished</w:t>
            </w:r>
            <w:commentRangeEnd w:id="718"/>
            <w:r>
              <w:rPr>
                <w:rStyle w:val="CommentReference"/>
                <w:rFonts w:ascii="Times New Roman" w:eastAsiaTheme="minorHAnsi" w:hAnsi="Times New Roman" w:cstheme="minorBidi"/>
                <w:color w:val="auto"/>
              </w:rPr>
              <w:commentReference w:id="718"/>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19" w:name="_Toc298681319"/>
      <w:r>
        <w:t>Part Three</w:t>
      </w:r>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0" w:name="_Toc298681320"/>
      <w:r>
        <w:t>Part Four</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1"/>
            <w:r>
              <w:t>.</w:t>
            </w:r>
            <w:commentRangeEnd w:id="721"/>
            <w:r>
              <w:rPr>
                <w:rStyle w:val="CommentReference"/>
              </w:rPr>
              <w:commentReference w:id="721"/>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2"/>
            <w:r>
              <w:t xml:space="preserve">appeared </w:t>
            </w:r>
            <w:commentRangeEnd w:id="722"/>
            <w:r>
              <w:rPr>
                <w:rStyle w:val="CommentReference"/>
                <w:rFonts w:ascii="Times New Roman" w:eastAsiaTheme="minorHAnsi" w:hAnsi="Times New Roman" w:cstheme="minorBidi"/>
                <w:color w:val="auto"/>
              </w:rPr>
              <w:commentReference w:id="722"/>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3"/>
            <w:r>
              <w:t>"</w:t>
            </w:r>
            <w:commentRangeEnd w:id="723"/>
            <w:r>
              <w:rPr>
                <w:rStyle w:val="CommentReference"/>
                <w:rFonts w:ascii="Times New Roman" w:eastAsiaTheme="minorHAnsi" w:hAnsi="Times New Roman" w:cstheme="minorBidi"/>
                <w:color w:val="auto"/>
              </w:rPr>
              <w:commentReference w:id="723"/>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24"/>
            <w:r w:rsidRPr="007425E1">
              <w:t>strength</w:t>
            </w:r>
            <w:commentRangeEnd w:id="724"/>
            <w:r>
              <w:rPr>
                <w:rStyle w:val="CommentReference"/>
                <w:rFonts w:ascii="Times New Roman" w:eastAsiaTheme="minorHAnsi" w:hAnsi="Times New Roman" w:cstheme="minorBidi"/>
                <w:color w:val="auto"/>
              </w:rPr>
              <w:commentReference w:id="724"/>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25"/>
            <w:r>
              <w:t>N</w:t>
            </w:r>
            <w:r w:rsidRPr="007425E1">
              <w:t xml:space="preserve">ow </w:t>
            </w:r>
            <w:commentRangeEnd w:id="725"/>
            <w:r>
              <w:rPr>
                <w:rStyle w:val="CommentReference"/>
                <w:rFonts w:ascii="Times New Roman" w:eastAsiaTheme="minorHAnsi" w:hAnsi="Times New Roman" w:cstheme="minorBidi"/>
                <w:color w:val="auto"/>
              </w:rPr>
              <w:commentReference w:id="725"/>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26" w:name="_Toc298681321"/>
      <w:r>
        <w:t>Part Five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27"/>
            <w:r>
              <w:t>Theotokos</w:t>
            </w:r>
            <w:commentRangeEnd w:id="727"/>
            <w:r>
              <w:rPr>
                <w:rStyle w:val="CommentReference"/>
                <w:rFonts w:ascii="Times New Roman" w:eastAsiaTheme="minorHAnsi" w:hAnsi="Times New Roman" w:cstheme="minorBidi"/>
                <w:color w:val="auto"/>
              </w:rPr>
              <w:commentReference w:id="727"/>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28"/>
            <w:r>
              <w:t xml:space="preserve">of </w:t>
            </w:r>
            <w:commentRangeEnd w:id="728"/>
            <w:r>
              <w:rPr>
                <w:rStyle w:val="CommentReference"/>
                <w:rFonts w:ascii="Times New Roman" w:eastAsiaTheme="minorHAnsi" w:hAnsi="Times New Roman" w:cstheme="minorBidi"/>
                <w:color w:val="auto"/>
              </w:rPr>
              <w:commentReference w:id="728"/>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29" w:name="_Toc298681322"/>
      <w:r>
        <w:t>Part Six</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0"/>
            <w:r>
              <w:t xml:space="preserve">The </w:t>
            </w:r>
            <w:commentRangeEnd w:id="730"/>
            <w:r>
              <w:rPr>
                <w:rStyle w:val="CommentReference"/>
                <w:rFonts w:ascii="Times New Roman" w:eastAsiaTheme="minorHAnsi" w:hAnsi="Times New Roman" w:cstheme="minorBidi"/>
                <w:color w:val="auto"/>
              </w:rPr>
              <w:commentReference w:id="730"/>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1"/>
            <w:r>
              <w:t>would</w:t>
            </w:r>
            <w:r w:rsidRPr="007425E1">
              <w:t xml:space="preserve"> </w:t>
            </w:r>
            <w:commentRangeEnd w:id="731"/>
            <w:r>
              <w:rPr>
                <w:rStyle w:val="CommentReference"/>
              </w:rPr>
              <w:commentReference w:id="731"/>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2" w:name="_Toc298681323"/>
      <w:r>
        <w:t>Part Seven</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3"/>
            <w:r>
              <w:t>David</w:t>
            </w:r>
            <w:commentRangeEnd w:id="733"/>
            <w:r>
              <w:rPr>
                <w:rStyle w:val="CommentReference"/>
                <w:rFonts w:ascii="Times New Roman" w:eastAsiaTheme="minorHAnsi" w:hAnsi="Times New Roman" w:cstheme="minorBidi"/>
                <w:color w:val="auto"/>
              </w:rPr>
              <w:commentReference w:id="733"/>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34"/>
            <w:r w:rsidRPr="00E03CD4">
              <w:t xml:space="preserve">deemed </w:t>
            </w:r>
            <w:commentRangeEnd w:id="734"/>
            <w:r>
              <w:rPr>
                <w:rStyle w:val="CommentReference"/>
                <w:rFonts w:ascii="Times New Roman" w:eastAsiaTheme="minorHAnsi" w:hAnsi="Times New Roman" w:cstheme="minorBidi"/>
                <w:color w:val="auto"/>
              </w:rPr>
              <w:commentReference w:id="734"/>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35" w:name="_Toc298681324"/>
      <w:r>
        <w:t>Part Eight</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36"/>
            <w:r>
              <w:t>heaven</w:t>
            </w:r>
            <w:r w:rsidRPr="007425E1">
              <w:t xml:space="preserve"> </w:t>
            </w:r>
            <w:commentRangeEnd w:id="736"/>
            <w:r>
              <w:rPr>
                <w:rStyle w:val="CommentReference"/>
                <w:rFonts w:ascii="Times New Roman" w:eastAsiaTheme="minorHAnsi" w:hAnsi="Times New Roman" w:cstheme="minorBidi"/>
                <w:color w:val="auto"/>
              </w:rPr>
              <w:commentReference w:id="736"/>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37" w:name="_Toc298681325"/>
      <w:r>
        <w:t>Part Nine</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38"/>
            <w:r w:rsidRPr="007425E1">
              <w:t>Rises</w:t>
            </w:r>
            <w:commentRangeEnd w:id="738"/>
            <w:r>
              <w:rPr>
                <w:rStyle w:val="CommentReference"/>
              </w:rPr>
              <w:commentReference w:id="738"/>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39" w:name="_Toc298681326"/>
      <w:bookmarkStart w:id="740" w:name="_Toc308441932"/>
      <w:r>
        <w:t xml:space="preserve">The </w:t>
      </w:r>
      <w:r w:rsidRPr="007C4181">
        <w:t>Crown</w:t>
      </w:r>
      <w:bookmarkEnd w:id="739"/>
      <w:bookmarkEnd w:id="740"/>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1"/>
            <w:r w:rsidRPr="007425E1">
              <w:t>destroyed</w:t>
            </w:r>
            <w:commentRangeEnd w:id="741"/>
            <w:r>
              <w:rPr>
                <w:rStyle w:val="CommentReference"/>
                <w:rFonts w:ascii="Times New Roman" w:eastAsiaTheme="minorHAnsi" w:hAnsi="Times New Roman" w:cstheme="minorBidi"/>
                <w:color w:val="auto"/>
              </w:rPr>
              <w:commentReference w:id="741"/>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091E10">
        <w:rPr>
          <w:noProof/>
        </w:rPr>
        <w:t>252</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2" w:name="_Toc298681327"/>
      <w:bookmarkStart w:id="743" w:name="_Toc308441933"/>
      <w:r>
        <w:t>Friday</w:t>
      </w:r>
      <w:bookmarkEnd w:id="742"/>
      <w:bookmarkEnd w:id="743"/>
    </w:p>
    <w:p w14:paraId="3BFA5E49" w14:textId="77777777" w:rsidR="007C4181" w:rsidRDefault="007C4181" w:rsidP="008A3F9A">
      <w:pPr>
        <w:pStyle w:val="Heading5"/>
      </w:pPr>
      <w:bookmarkStart w:id="744" w:name="_Toc298681328"/>
      <w:bookmarkStart w:id="745" w:name="_Toc308441934"/>
      <w:r>
        <w:t>The Psali Batos for Friday</w:t>
      </w:r>
      <w:bookmarkEnd w:id="744"/>
      <w:bookmarkEnd w:id="745"/>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46"/>
            <w:r w:rsidRPr="007425E1">
              <w:t>servants</w:t>
            </w:r>
            <w:commentRangeEnd w:id="746"/>
            <w:r>
              <w:rPr>
                <w:rStyle w:val="CommentReference"/>
                <w:rFonts w:ascii="Times New Roman" w:eastAsiaTheme="minorHAnsi" w:hAnsi="Times New Roman" w:cstheme="minorBidi"/>
                <w:color w:val="auto"/>
              </w:rPr>
              <w:commentReference w:id="746"/>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47"/>
            <w:r w:rsidRPr="007425E1">
              <w:t>To escape the face of the bows.</w:t>
            </w:r>
            <w:commentRangeEnd w:id="747"/>
            <w:r>
              <w:rPr>
                <w:rStyle w:val="CommentReference"/>
              </w:rPr>
              <w:commentReference w:id="747"/>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48"/>
            <w:r w:rsidRPr="00FA5B8C">
              <w:t>ⲉⲑⲣⲟⲩⲱ̀ϣⲉⲙ ⲛ̀ⲧ̀ϫⲟⲙ ⲛ̀ⲧⲉ ⲡⲓⲭ̀ⲣⲱⲙ</w:t>
            </w:r>
            <w:commentRangeEnd w:id="748"/>
            <w:r w:rsidR="00FA5B8C">
              <w:rPr>
                <w:rStyle w:val="CommentReference"/>
                <w:rFonts w:ascii="Garamond" w:hAnsi="Garamond" w:cstheme="minorBidi"/>
                <w:noProof w:val="0"/>
                <w:lang w:val="en-CA"/>
              </w:rPr>
              <w:commentReference w:id="748"/>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49" w:name="_Toc298681329"/>
      <w:bookmarkStart w:id="750" w:name="_Toc308441935"/>
      <w:r w:rsidRPr="00FD2E69">
        <w:t xml:space="preserve">The Conclusion of the </w:t>
      </w:r>
      <w:r>
        <w:t>Batos</w:t>
      </w:r>
      <w:r w:rsidRPr="00FD2E69">
        <w:t xml:space="preserve"> Psali</w:t>
      </w:r>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1" w:name="_Toc298681330"/>
      <w:bookmarkStart w:id="752" w:name="_Toc308441936"/>
      <w:r>
        <w:t>The Friday Theotokia</w:t>
      </w:r>
      <w:bookmarkEnd w:id="751"/>
      <w:bookmarkEnd w:id="752"/>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3" w:name="_Toc298681331"/>
      <w:r>
        <w:t>Part One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54"/>
            <w:r>
              <w:t>the fruit of your womb</w:t>
            </w:r>
            <w:commentRangeEnd w:id="754"/>
            <w:r>
              <w:rPr>
                <w:rStyle w:val="CommentReference"/>
                <w:rFonts w:ascii="Times New Roman" w:eastAsiaTheme="minorHAnsi" w:hAnsi="Times New Roman" w:cstheme="minorBidi"/>
                <w:color w:val="auto"/>
              </w:rPr>
              <w:commentReference w:id="754"/>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55" w:name="_Toc298681332"/>
      <w:r>
        <w:t>Part Two</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56"/>
            <w:r>
              <w:t xml:space="preserve">incarnate </w:t>
            </w:r>
            <w:commentRangeEnd w:id="756"/>
            <w:r>
              <w:rPr>
                <w:rStyle w:val="CommentReference"/>
                <w:rFonts w:ascii="Times New Roman" w:eastAsiaTheme="minorHAnsi" w:hAnsi="Times New Roman" w:cstheme="minorBidi"/>
                <w:color w:val="auto"/>
              </w:rPr>
              <w:commentReference w:id="756"/>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57" w:name="_Toc298681333"/>
      <w:r>
        <w:lastRenderedPageBreak/>
        <w:t>Part Three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58"/>
            <w:r>
              <w:t>O</w:t>
            </w:r>
            <w:commentRangeEnd w:id="758"/>
            <w:r>
              <w:rPr>
                <w:rStyle w:val="CommentReference"/>
                <w:rFonts w:ascii="Times New Roman" w:eastAsiaTheme="minorHAnsi" w:hAnsi="Times New Roman" w:cstheme="minorBidi"/>
                <w:color w:val="auto"/>
              </w:rPr>
              <w:commentReference w:id="758"/>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59" w:name="_Toc298681334"/>
      <w:r>
        <w:t>Part Four</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0" w:name="_Toc298681335"/>
      <w:r>
        <w:t>Part Five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1" w:name="_Toc298681336"/>
      <w:r>
        <w:t>Part Six</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2" w:name="_Toc298681337"/>
      <w:r>
        <w:t>Part Seven</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3"/>
            <w:r>
              <w:t>temple</w:t>
            </w:r>
            <w:commentRangeEnd w:id="763"/>
            <w:r>
              <w:rPr>
                <w:rStyle w:val="CommentReference"/>
                <w:rFonts w:ascii="Times New Roman" w:eastAsiaTheme="minorHAnsi" w:hAnsi="Times New Roman" w:cstheme="minorBidi"/>
                <w:color w:val="auto"/>
              </w:rPr>
              <w:commentReference w:id="763"/>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64" w:name="_Toc298681338"/>
      <w:bookmarkStart w:id="765" w:name="_Toc308441937"/>
      <w:r>
        <w:t>The Crown</w:t>
      </w:r>
      <w:bookmarkEnd w:id="764"/>
      <w:bookmarkEnd w:id="765"/>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66"/>
            <w:r w:rsidRPr="00F0646D">
              <w:t xml:space="preserve">Infinite </w:t>
            </w:r>
            <w:commentRangeEnd w:id="766"/>
            <w:r>
              <w:rPr>
                <w:rStyle w:val="CommentReference"/>
                <w:rFonts w:ascii="Times New Roman" w:eastAsiaTheme="minorHAnsi" w:hAnsi="Times New Roman" w:cstheme="minorBidi"/>
                <w:color w:val="auto"/>
              </w:rPr>
              <w:commentReference w:id="766"/>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67"/>
            <w:r w:rsidRPr="007425E1">
              <w:t>hook</w:t>
            </w:r>
            <w:commentRangeEnd w:id="767"/>
            <w:r>
              <w:rPr>
                <w:rStyle w:val="CommentReference"/>
                <w:rFonts w:ascii="Times New Roman" w:eastAsiaTheme="minorHAnsi" w:hAnsi="Times New Roman" w:cstheme="minorBidi"/>
                <w:color w:val="auto"/>
              </w:rPr>
              <w:commentReference w:id="767"/>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68"/>
            <w:r w:rsidRPr="007425E1">
              <w:t xml:space="preserve">Teaching </w:t>
            </w:r>
            <w:commentRangeEnd w:id="768"/>
            <w:r>
              <w:rPr>
                <w:rStyle w:val="CommentReference"/>
                <w:rFonts w:ascii="Times New Roman" w:eastAsiaTheme="minorHAnsi" w:hAnsi="Times New Roman" w:cstheme="minorBidi"/>
                <w:color w:val="auto"/>
              </w:rPr>
              <w:commentReference w:id="768"/>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69"/>
            <w:r w:rsidRPr="007425E1">
              <w:t>a cause</w:t>
            </w:r>
            <w:r>
              <w:t xml:space="preserve"> for us</w:t>
            </w:r>
            <w:r w:rsidRPr="007425E1">
              <w:t>,</w:t>
            </w:r>
            <w:commentRangeEnd w:id="769"/>
            <w:r>
              <w:rPr>
                <w:rStyle w:val="CommentReference"/>
                <w:rFonts w:ascii="Times New Roman" w:eastAsiaTheme="minorHAnsi" w:hAnsi="Times New Roman" w:cstheme="minorBidi"/>
                <w:color w:val="auto"/>
              </w:rPr>
              <w:commentReference w:id="769"/>
            </w:r>
          </w:p>
          <w:p w14:paraId="5C22D0FC" w14:textId="77777777" w:rsidR="008A3F9A" w:rsidRDefault="008A3F9A" w:rsidP="008A3F9A">
            <w:pPr>
              <w:pStyle w:val="EngHangEnd"/>
            </w:pPr>
            <w:r w:rsidRPr="007425E1">
              <w:t xml:space="preserve">To ascend the </w:t>
            </w:r>
            <w:commentRangeStart w:id="770"/>
            <w:r w:rsidRPr="007425E1">
              <w:t xml:space="preserve">path </w:t>
            </w:r>
            <w:commentRangeEnd w:id="770"/>
            <w:r>
              <w:rPr>
                <w:rStyle w:val="CommentReference"/>
                <w:rFonts w:ascii="Times New Roman" w:eastAsiaTheme="minorHAnsi" w:hAnsi="Times New Roman" w:cstheme="minorBidi"/>
                <w:color w:val="auto"/>
              </w:rPr>
              <w:commentReference w:id="770"/>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1"/>
            </w:r>
            <w:r>
              <w:t>,</w:t>
            </w:r>
          </w:p>
          <w:p w14:paraId="56D50A29" w14:textId="77777777" w:rsidR="008A3F9A" w:rsidRDefault="008A3F9A" w:rsidP="008A3F9A">
            <w:pPr>
              <w:pStyle w:val="EngHangEnd"/>
            </w:pPr>
            <w:r>
              <w:t>With</w:t>
            </w:r>
            <w:r w:rsidRPr="007425E1">
              <w:t xml:space="preserve"> joy and </w:t>
            </w:r>
            <w:commentRangeStart w:id="772"/>
            <w:r w:rsidRPr="007425E1">
              <w:t>rejoicing</w:t>
            </w:r>
            <w:commentRangeEnd w:id="772"/>
            <w:r>
              <w:rPr>
                <w:rStyle w:val="CommentReference"/>
                <w:rFonts w:ascii="Times New Roman" w:eastAsiaTheme="minorHAnsi" w:hAnsi="Times New Roman" w:cstheme="minorBidi"/>
                <w:color w:val="auto"/>
              </w:rPr>
              <w:commentReference w:id="772"/>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091E10">
        <w:rPr>
          <w:noProof/>
        </w:rPr>
        <w:t>252</w:t>
      </w:r>
      <w:r w:rsidR="003A78C2">
        <w:fldChar w:fldCharType="end"/>
      </w:r>
      <w:r>
        <w:t>.</w:t>
      </w:r>
    </w:p>
    <w:p w14:paraId="57DF3D71" w14:textId="77777777" w:rsidR="00FC1BD5" w:rsidRDefault="00FC1BD5" w:rsidP="008A3F9A">
      <w:pPr>
        <w:pStyle w:val="Heading4"/>
      </w:pPr>
      <w:bookmarkStart w:id="773" w:name="_Toc298681339"/>
      <w:bookmarkStart w:id="774" w:name="_Toc308441938"/>
      <w:r>
        <w:t>Saturday</w:t>
      </w:r>
      <w:bookmarkEnd w:id="773"/>
      <w:bookmarkEnd w:id="774"/>
    </w:p>
    <w:p w14:paraId="2A44F0B1" w14:textId="77777777" w:rsidR="00FC1BD5" w:rsidRDefault="00FC1BD5" w:rsidP="008A3F9A">
      <w:pPr>
        <w:pStyle w:val="Heading5"/>
      </w:pPr>
      <w:bookmarkStart w:id="775" w:name="_Toc298681340"/>
      <w:bookmarkStart w:id="776" w:name="_Toc308441939"/>
      <w:r>
        <w:t>The Saturday Psali Batos</w:t>
      </w:r>
      <w:bookmarkEnd w:id="775"/>
      <w:bookmarkEnd w:id="776"/>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77"/>
            <w:r w:rsidRPr="007425E1">
              <w:rPr>
                <w:rFonts w:eastAsiaTheme="minorHAnsi"/>
              </w:rPr>
              <w:t xml:space="preserve">All </w:t>
            </w:r>
            <w:commentRangeEnd w:id="777"/>
            <w:r>
              <w:rPr>
                <w:rStyle w:val="CommentReference"/>
                <w:rFonts w:ascii="Times New Roman" w:eastAsiaTheme="minorHAnsi" w:hAnsi="Times New Roman" w:cstheme="minorBidi"/>
                <w:color w:val="auto"/>
              </w:rPr>
              <w:commentReference w:id="777"/>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78"/>
            <w:r w:rsidRPr="007425E1">
              <w:rPr>
                <w:rFonts w:eastAsiaTheme="minorHAnsi"/>
              </w:rPr>
              <w:t>every</w:t>
            </w:r>
            <w:r>
              <w:rPr>
                <w:rFonts w:eastAsiaTheme="minorHAnsi"/>
              </w:rPr>
              <w:t xml:space="preserve"> </w:t>
            </w:r>
            <w:r w:rsidRPr="007425E1">
              <w:rPr>
                <w:rFonts w:eastAsiaTheme="minorHAnsi"/>
              </w:rPr>
              <w:t>day</w:t>
            </w:r>
            <w:commentRangeEnd w:id="778"/>
            <w:r>
              <w:rPr>
                <w:rStyle w:val="CommentReference"/>
                <w:rFonts w:ascii="Times New Roman" w:eastAsiaTheme="minorHAnsi" w:hAnsi="Times New Roman" w:cstheme="minorBidi"/>
                <w:color w:val="auto"/>
              </w:rPr>
              <w:commentReference w:id="778"/>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79"/>
            <w:r>
              <w:rPr>
                <w:rFonts w:eastAsiaTheme="minorHAnsi"/>
              </w:rPr>
              <w:t>ecstasy</w:t>
            </w:r>
            <w:commentRangeEnd w:id="779"/>
            <w:r>
              <w:rPr>
                <w:rStyle w:val="CommentReference"/>
                <w:rFonts w:ascii="Times New Roman" w:eastAsiaTheme="minorHAnsi" w:hAnsi="Times New Roman" w:cstheme="minorBidi"/>
                <w:color w:val="auto"/>
              </w:rPr>
              <w:commentReference w:id="779"/>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0"/>
            <w:r w:rsidRPr="007425E1">
              <w:rPr>
                <w:color w:val="000000"/>
              </w:rPr>
              <w:t xml:space="preserve">glory </w:t>
            </w:r>
            <w:commentRangeEnd w:id="780"/>
            <w:r>
              <w:rPr>
                <w:rStyle w:val="CommentReference"/>
              </w:rPr>
              <w:commentReference w:id="780"/>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1"/>
            <w:r>
              <w:rPr>
                <w:rFonts w:eastAsiaTheme="minorHAnsi"/>
              </w:rPr>
              <w:t xml:space="preserve">From </w:t>
            </w:r>
            <w:commentRangeEnd w:id="781"/>
            <w:r>
              <w:rPr>
                <w:rStyle w:val="CommentReference"/>
                <w:rFonts w:ascii="Times New Roman" w:eastAsiaTheme="minorHAnsi" w:hAnsi="Times New Roman" w:cstheme="minorBidi"/>
                <w:color w:val="auto"/>
              </w:rPr>
              <w:commentReference w:id="781"/>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2"/>
            <w:r>
              <w:rPr>
                <w:rFonts w:eastAsiaTheme="minorHAnsi"/>
              </w:rPr>
              <w:t>prophet</w:t>
            </w:r>
            <w:commentRangeEnd w:id="782"/>
            <w:r>
              <w:rPr>
                <w:rStyle w:val="CommentReference"/>
                <w:rFonts w:ascii="Times New Roman" w:eastAsiaTheme="minorHAnsi" w:hAnsi="Times New Roman" w:cstheme="minorBidi"/>
                <w:color w:val="auto"/>
              </w:rPr>
              <w:commentReference w:id="782"/>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3"/>
            <w:r w:rsidRPr="007425E1">
              <w:rPr>
                <w:rFonts w:eastAsiaTheme="minorHAnsi"/>
              </w:rPr>
              <w:t>everyone</w:t>
            </w:r>
            <w:commentRangeEnd w:id="783"/>
            <w:r>
              <w:rPr>
                <w:rStyle w:val="CommentReference"/>
                <w:rFonts w:ascii="Times New Roman" w:eastAsiaTheme="minorHAnsi" w:hAnsi="Times New Roman" w:cstheme="minorBidi"/>
                <w:color w:val="auto"/>
              </w:rPr>
              <w:commentReference w:id="783"/>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84"/>
            <w:r>
              <w:rPr>
                <w:rFonts w:eastAsiaTheme="minorHAnsi"/>
              </w:rPr>
              <w:t xml:space="preserve">never </w:t>
            </w:r>
            <w:commentRangeEnd w:id="784"/>
            <w:r>
              <w:rPr>
                <w:rStyle w:val="CommentReference"/>
                <w:rFonts w:ascii="Times New Roman" w:eastAsiaTheme="minorHAnsi" w:hAnsi="Times New Roman" w:cstheme="minorBidi"/>
                <w:color w:val="auto"/>
              </w:rPr>
              <w:commentReference w:id="784"/>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85"/>
            <w:r w:rsidRPr="007425E1">
              <w:rPr>
                <w:rFonts w:eastAsiaTheme="minorHAnsi"/>
              </w:rPr>
              <w:t xml:space="preserve">and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86"/>
            <w:r w:rsidRPr="007425E1">
              <w:rPr>
                <w:rFonts w:eastAsiaTheme="minorHAnsi"/>
              </w:rPr>
              <w:t xml:space="preserve">praises </w:t>
            </w:r>
            <w:commentRangeEnd w:id="786"/>
            <w:r>
              <w:rPr>
                <w:rStyle w:val="CommentReference"/>
                <w:rFonts w:ascii="Times New Roman" w:eastAsiaTheme="minorHAnsi" w:hAnsi="Times New Roman" w:cstheme="minorBidi"/>
                <w:color w:val="auto"/>
              </w:rPr>
              <w:commentReference w:id="786"/>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87"/>
            <w:r w:rsidRPr="007425E1">
              <w:rPr>
                <w:rFonts w:eastAsiaTheme="minorHAnsi"/>
              </w:rPr>
              <w:t>blessing</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88"/>
            <w:r w:rsidRPr="007425E1">
              <w:rPr>
                <w:rFonts w:eastAsiaTheme="minorHAnsi"/>
              </w:rPr>
              <w:t xml:space="preserve">we'll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89"/>
            <w:r w:rsidRPr="007425E1">
              <w:rPr>
                <w:rFonts w:eastAsiaTheme="minorHAnsi"/>
              </w:rPr>
              <w:t xml:space="preserve">perfect </w:t>
            </w:r>
            <w:commentRangeEnd w:id="789"/>
            <w:r>
              <w:rPr>
                <w:rStyle w:val="CommentReference"/>
                <w:rFonts w:ascii="Times New Roman" w:eastAsiaTheme="minorHAnsi" w:hAnsi="Times New Roman" w:cstheme="minorBidi"/>
                <w:color w:val="auto"/>
              </w:rPr>
              <w:commentReference w:id="789"/>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0" w:name="_Toc298681341"/>
      <w:bookmarkStart w:id="791" w:name="_Toc308441940"/>
      <w:r w:rsidRPr="00FD2E69">
        <w:lastRenderedPageBreak/>
        <w:t xml:space="preserve">The Conclusion of the </w:t>
      </w:r>
      <w:r>
        <w:t>Batos</w:t>
      </w:r>
      <w:r w:rsidRPr="00FD2E69">
        <w:t xml:space="preserve"> Psali</w:t>
      </w:r>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2"/>
            <w:r w:rsidR="00582AD7">
              <w:rPr>
                <w:rStyle w:val="CommentReference"/>
                <w:rFonts w:ascii="Garamond" w:hAnsi="Garamond" w:cstheme="minorBidi"/>
                <w:noProof w:val="0"/>
                <w:lang w:val="en-CA"/>
              </w:rPr>
              <w:commentReference w:id="792"/>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3" w:name="_Toc298681342"/>
      <w:bookmarkStart w:id="794" w:name="_Toc308441941"/>
      <w:r>
        <w:t>The Saturday Theotokia</w:t>
      </w:r>
      <w:bookmarkEnd w:id="793"/>
      <w:bookmarkEnd w:id="794"/>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95" w:name="_Toc298681343"/>
      <w:r>
        <w:t>Part One</w:t>
      </w:r>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96" w:name="_Toc298681344"/>
      <w:r w:rsidRPr="00D24FE1">
        <w:lastRenderedPageBreak/>
        <w:t>Part</w:t>
      </w:r>
      <w:r>
        <w:t xml:space="preserve"> Two</w:t>
      </w:r>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97"/>
            <w:r w:rsidRPr="007425E1">
              <w:rPr>
                <w:rFonts w:eastAsiaTheme="minorHAnsi"/>
              </w:rPr>
              <w:t xml:space="preserve">honour </w:t>
            </w:r>
            <w:commentRangeEnd w:id="797"/>
            <w:r>
              <w:rPr>
                <w:rStyle w:val="CommentReference"/>
                <w:rFonts w:ascii="Times New Roman" w:eastAsiaTheme="minorHAnsi" w:hAnsi="Times New Roman" w:cstheme="minorBidi"/>
                <w:color w:val="auto"/>
              </w:rPr>
              <w:commentReference w:id="797"/>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98"/>
            <w:r w:rsidRPr="007425E1">
              <w:rPr>
                <w:rFonts w:eastAsiaTheme="minorHAnsi"/>
              </w:rPr>
              <w:t xml:space="preserve">prudent </w:t>
            </w:r>
            <w:commentRangeEnd w:id="798"/>
            <w:r>
              <w:rPr>
                <w:rStyle w:val="CommentReference"/>
                <w:rFonts w:ascii="Times New Roman" w:eastAsiaTheme="minorHAnsi" w:hAnsi="Times New Roman" w:cstheme="minorBidi"/>
                <w:color w:val="auto"/>
              </w:rPr>
              <w:commentReference w:id="798"/>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99" w:name="_Toc298681345"/>
      <w:r>
        <w:t>Part Three</w:t>
      </w:r>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0"/>
            <w:r w:rsidRPr="007425E1">
              <w:rPr>
                <w:rFonts w:eastAsiaTheme="minorHAnsi"/>
              </w:rPr>
              <w:t>bride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1"/>
            <w:r w:rsidRPr="007425E1">
              <w:rPr>
                <w:rFonts w:eastAsiaTheme="minorHAnsi"/>
              </w:rPr>
              <w:t xml:space="preserve">rue </w:t>
            </w:r>
            <w:commentRangeEnd w:id="801"/>
            <w:r>
              <w:rPr>
                <w:rStyle w:val="CommentReference"/>
                <w:rFonts w:ascii="Times New Roman" w:eastAsiaTheme="minorHAnsi" w:hAnsi="Times New Roman" w:cstheme="minorBidi"/>
                <w:color w:val="auto"/>
              </w:rPr>
              <w:commentReference w:id="801"/>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2"/>
            <w:r w:rsidRPr="007425E1">
              <w:rPr>
                <w:rFonts w:eastAsiaTheme="minorHAnsi"/>
              </w:rPr>
              <w:t xml:space="preserve">ed </w:t>
            </w:r>
            <w:commentRangeEnd w:id="802"/>
            <w:r>
              <w:rPr>
                <w:rStyle w:val="CommentReference"/>
                <w:rFonts w:ascii="Times New Roman" w:eastAsiaTheme="minorHAnsi" w:hAnsi="Times New Roman" w:cstheme="minorBidi"/>
                <w:color w:val="auto"/>
              </w:rPr>
              <w:commentReference w:id="802"/>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3" w:name="_Toc298681346"/>
      <w:r w:rsidRPr="00D24FE1">
        <w:lastRenderedPageBreak/>
        <w:t>Part</w:t>
      </w:r>
      <w:r>
        <w:t xml:space="preserve"> </w:t>
      </w:r>
      <w:r w:rsidR="00625164">
        <w:t>Four</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04"/>
            <w:r>
              <w:rPr>
                <w:rFonts w:eastAsiaTheme="minorHAnsi"/>
              </w:rPr>
              <w:t xml:space="preserve">unto </w:t>
            </w:r>
            <w:commentRangeEnd w:id="804"/>
            <w:r>
              <w:rPr>
                <w:rStyle w:val="CommentReference"/>
                <w:rFonts w:ascii="Times New Roman" w:eastAsiaTheme="minorHAnsi" w:hAnsi="Times New Roman" w:cstheme="minorBidi"/>
                <w:color w:val="auto"/>
              </w:rPr>
              <w:commentReference w:id="804"/>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05" w:name="_Toc298681347"/>
      <w:r w:rsidRPr="00D24FE1">
        <w:t>Part</w:t>
      </w:r>
      <w:r>
        <w:t xml:space="preserve"> </w:t>
      </w:r>
      <w:r w:rsidR="00625164">
        <w:t>Five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06" w:name="_Toc298681348"/>
      <w:r>
        <w:lastRenderedPageBreak/>
        <w:t xml:space="preserve">Part </w:t>
      </w:r>
      <w:r w:rsidR="00625164">
        <w:t>Six</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07"/>
            <w:r w:rsidRPr="007425E1">
              <w:t>rejoice</w:t>
            </w:r>
            <w:r>
              <w:t>d</w:t>
            </w:r>
            <w:commentRangeEnd w:id="807"/>
            <w:r>
              <w:rPr>
                <w:rStyle w:val="CommentReference"/>
                <w:rFonts w:ascii="Times New Roman" w:eastAsiaTheme="minorHAnsi" w:hAnsi="Times New Roman" w:cstheme="minorBidi"/>
                <w:color w:val="auto"/>
              </w:rPr>
              <w:commentReference w:id="807"/>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08"/>
            <w:r>
              <w:t>save</w:t>
            </w:r>
            <w:r w:rsidRPr="007425E1">
              <w:t xml:space="preserve"> </w:t>
            </w:r>
            <w:commentRangeEnd w:id="808"/>
            <w:r>
              <w:rPr>
                <w:rStyle w:val="CommentReference"/>
              </w:rPr>
              <w:commentReference w:id="808"/>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09" w:name="_Toc298681349"/>
      <w:r>
        <w:lastRenderedPageBreak/>
        <w:t>Part Seven</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0"/>
            <w:r>
              <w:t>Paradoxically</w:t>
            </w:r>
            <w:commentRangeEnd w:id="810"/>
            <w:r>
              <w:rPr>
                <w:rStyle w:val="CommentReference"/>
                <w:rFonts w:ascii="Times New Roman" w:eastAsiaTheme="minorHAnsi" w:hAnsi="Times New Roman" w:cstheme="minorBidi"/>
                <w:color w:val="auto"/>
              </w:rPr>
              <w:commentReference w:id="810"/>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1"/>
            <w:r>
              <w:t xml:space="preserve">is </w:t>
            </w:r>
            <w:commentRangeEnd w:id="811"/>
            <w:r>
              <w:rPr>
                <w:rStyle w:val="CommentReference"/>
                <w:rFonts w:ascii="Times New Roman" w:eastAsiaTheme="minorHAnsi" w:hAnsi="Times New Roman" w:cstheme="minorBidi"/>
                <w:color w:val="auto"/>
              </w:rPr>
              <w:commentReference w:id="811"/>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2" w:name="_Toc298681350"/>
      <w:r>
        <w:t>Part Eight</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3"/>
            <w:r w:rsidRPr="007425E1">
              <w:t>from all sides</w:t>
            </w:r>
            <w:commentRangeEnd w:id="813"/>
            <w:r>
              <w:rPr>
                <w:rStyle w:val="CommentReference"/>
                <w:rFonts w:ascii="Times New Roman" w:eastAsiaTheme="minorHAnsi" w:hAnsi="Times New Roman" w:cstheme="minorBidi"/>
                <w:color w:val="auto"/>
              </w:rPr>
              <w:commentReference w:id="813"/>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14"/>
            <w:r>
              <w:t>Saviour</w:t>
            </w:r>
            <w:commentRangeEnd w:id="814"/>
            <w:r>
              <w:rPr>
                <w:rStyle w:val="CommentReference"/>
                <w:rFonts w:ascii="Times New Roman" w:eastAsiaTheme="minorHAnsi" w:hAnsi="Times New Roman" w:cstheme="minorBidi"/>
                <w:color w:val="auto"/>
              </w:rPr>
              <w:commentReference w:id="814"/>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15" w:name="_Toc298681351"/>
      <w:r>
        <w:t>Part Nine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16"/>
            <w:r>
              <w:t>compassion</w:t>
            </w:r>
            <w:commentRangeEnd w:id="816"/>
            <w:r>
              <w:rPr>
                <w:rStyle w:val="CommentReference"/>
                <w:rFonts w:ascii="Times New Roman" w:eastAsiaTheme="minorHAnsi" w:hAnsi="Times New Roman" w:cstheme="minorBidi"/>
                <w:color w:val="auto"/>
              </w:rPr>
              <w:commentReference w:id="816"/>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17" w:name="_Toc298681352"/>
      <w:bookmarkStart w:id="818" w:name="_Toc308441942"/>
      <w:r>
        <w:t>The Crown Batos</w:t>
      </w:r>
      <w:bookmarkEnd w:id="817"/>
      <w:bookmarkEnd w:id="818"/>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19"/>
            <w:r>
              <w:t>Sanctuary</w:t>
            </w:r>
            <w:commentRangeEnd w:id="819"/>
            <w:r>
              <w:rPr>
                <w:rStyle w:val="CommentReference"/>
                <w:rFonts w:ascii="Times New Roman" w:eastAsiaTheme="minorHAnsi" w:hAnsi="Times New Roman" w:cstheme="minorBidi"/>
                <w:color w:val="auto"/>
              </w:rPr>
              <w:commentReference w:id="819"/>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0"/>
            <w:r>
              <w:t>lampstand</w:t>
            </w:r>
            <w:commentRangeEnd w:id="820"/>
            <w:r>
              <w:rPr>
                <w:rStyle w:val="CommentReference"/>
                <w:rFonts w:ascii="Times New Roman" w:eastAsiaTheme="minorHAnsi" w:hAnsi="Times New Roman" w:cstheme="minorBidi"/>
                <w:color w:val="auto"/>
              </w:rPr>
              <w:commentReference w:id="820"/>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1"/>
            <w:r>
              <w:t>Greeted</w:t>
            </w:r>
            <w:commentRangeEnd w:id="821"/>
            <w:r>
              <w:rPr>
                <w:rStyle w:val="CommentReference"/>
                <w:rFonts w:ascii="Times New Roman" w:eastAsiaTheme="minorHAnsi" w:hAnsi="Times New Roman" w:cstheme="minorBidi"/>
                <w:color w:val="auto"/>
              </w:rPr>
              <w:commentReference w:id="821"/>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2"/>
            <w:r w:rsidRPr="007425E1">
              <w:t xml:space="preserve">For </w:t>
            </w:r>
            <w:commentRangeEnd w:id="822"/>
            <w:r>
              <w:rPr>
                <w:rStyle w:val="CommentReference"/>
                <w:rFonts w:ascii="Times New Roman" w:eastAsiaTheme="minorHAnsi" w:hAnsi="Times New Roman" w:cstheme="minorBidi"/>
                <w:color w:val="auto"/>
              </w:rPr>
              <w:commentReference w:id="822"/>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3"/>
            <w:r>
              <w:t>coming</w:t>
            </w:r>
            <w:r w:rsidRPr="007425E1">
              <w:t xml:space="preserve"> </w:t>
            </w:r>
            <w:commentRangeEnd w:id="823"/>
            <w:r>
              <w:rPr>
                <w:rStyle w:val="CommentReference"/>
                <w:rFonts w:ascii="Times New Roman" w:eastAsiaTheme="minorHAnsi" w:hAnsi="Times New Roman" w:cstheme="minorBidi"/>
                <w:color w:val="auto"/>
              </w:rPr>
              <w:commentReference w:id="823"/>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24"/>
            <w:r w:rsidRPr="00582AD7">
              <w:t>ⲧⲉⲥⲱⲙⲁ</w:t>
            </w:r>
            <w:commentRangeEnd w:id="824"/>
            <w:r w:rsidR="00582AD7">
              <w:rPr>
                <w:rStyle w:val="CommentReference"/>
                <w:rFonts w:ascii="Garamond" w:hAnsi="Garamond" w:cstheme="minorBidi"/>
                <w:noProof w:val="0"/>
                <w:lang w:val="en-CA"/>
              </w:rPr>
              <w:commentReference w:id="824"/>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25"/>
            <w:r w:rsidRPr="007425E1">
              <w:t>you</w:t>
            </w:r>
            <w:commentRangeEnd w:id="825"/>
            <w:r>
              <w:rPr>
                <w:rStyle w:val="CommentReference"/>
                <w:rFonts w:ascii="Times New Roman" w:eastAsiaTheme="minorHAnsi" w:hAnsi="Times New Roman" w:cstheme="minorBidi"/>
                <w:color w:val="auto"/>
              </w:rPr>
              <w:commentReference w:id="825"/>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26" w:name="_Toc298681353"/>
      <w:bookmarkStart w:id="827" w:name="_Toc308441943"/>
      <w:r>
        <w:t>The Second Crown Batos</w:t>
      </w:r>
      <w:bookmarkEnd w:id="826"/>
      <w:bookmarkEnd w:id="827"/>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28"/>
            <w:r>
              <w:t>evangelized</w:t>
            </w:r>
            <w:r w:rsidRPr="007425E1">
              <w:t xml:space="preserve"> </w:t>
            </w:r>
            <w:commentRangeEnd w:id="828"/>
            <w:r>
              <w:rPr>
                <w:rStyle w:val="CommentReference"/>
                <w:rFonts w:ascii="Times New Roman" w:eastAsiaTheme="minorHAnsi" w:hAnsi="Times New Roman" w:cstheme="minorBidi"/>
                <w:color w:val="auto"/>
              </w:rPr>
              <w:commentReference w:id="828"/>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29"/>
            <w:r w:rsidRPr="007425E1">
              <w:t>thereof</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0"/>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0"/>
            <w:r w:rsidR="00582AD7">
              <w:rPr>
                <w:rStyle w:val="CommentReference"/>
                <w:rFonts w:ascii="Garamond" w:hAnsi="Garamond" w:cstheme="minorBidi"/>
                <w:noProof w:val="0"/>
                <w:lang w:val="en-CA"/>
              </w:rPr>
              <w:commentReference w:id="830"/>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1" w:name="_Toc298681354"/>
      <w:bookmarkStart w:id="832" w:name="_Ref299212102"/>
      <w:bookmarkStart w:id="833" w:name="_Ref299212144"/>
      <w:bookmarkStart w:id="834" w:name="_Ref299212161"/>
      <w:bookmarkStart w:id="835" w:name="_Toc308441944"/>
      <w:r>
        <w:t>The Ending of the Batos Theotokias</w:t>
      </w:r>
      <w:bookmarkEnd w:id="831"/>
      <w:bookmarkEnd w:id="832"/>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36"/>
            <w:r w:rsidRPr="007425E1">
              <w:rPr>
                <w:rFonts w:eastAsiaTheme="minorHAnsi"/>
              </w:rPr>
              <w:t>Awesome and full of glory</w:t>
            </w:r>
            <w:commentRangeEnd w:id="836"/>
            <w:r>
              <w:rPr>
                <w:rStyle w:val="CommentReference"/>
                <w:rFonts w:ascii="Times New Roman" w:eastAsiaTheme="minorHAnsi" w:hAnsi="Times New Roman" w:cstheme="minorBidi"/>
                <w:color w:val="auto"/>
              </w:rPr>
              <w:commentReference w:id="83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37"/>
            <w:r w:rsidRPr="007425E1">
              <w:rPr>
                <w:rFonts w:eastAsiaTheme="minorHAnsi"/>
              </w:rPr>
              <w:t>works</w:t>
            </w:r>
            <w:commentRangeEnd w:id="837"/>
            <w:r>
              <w:rPr>
                <w:rStyle w:val="CommentReference"/>
                <w:rFonts w:ascii="Times New Roman" w:eastAsiaTheme="minorHAnsi" w:hAnsi="Times New Roman" w:cstheme="minorBidi"/>
                <w:color w:val="auto"/>
              </w:rPr>
              <w:commentReference w:id="83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38"/>
            <w:r w:rsidRPr="00582AD7">
              <w:t>ϥ̀ⲛⲁϯ ⲙ̀ⲡⲓⲟⲩⲁⲓ</w:t>
            </w:r>
            <w:commentRangeEnd w:id="838"/>
            <w:r w:rsidR="00582AD7">
              <w:rPr>
                <w:rStyle w:val="CommentReference"/>
                <w:rFonts w:ascii="Garamond" w:hAnsi="Garamond" w:cstheme="minorBidi"/>
                <w:noProof w:val="0"/>
                <w:lang w:val="en-CA"/>
              </w:rPr>
              <w:commentReference w:id="838"/>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39"/>
            <w:r w:rsidRPr="007425E1">
              <w:rPr>
                <w:rFonts w:eastAsiaTheme="minorHAnsi"/>
              </w:rPr>
              <w:t xml:space="preserve">with </w:t>
            </w:r>
            <w:commentRangeEnd w:id="839"/>
            <w:r>
              <w:rPr>
                <w:rStyle w:val="CommentReference"/>
                <w:rFonts w:ascii="Times New Roman" w:eastAsiaTheme="minorHAnsi" w:hAnsi="Times New Roman" w:cstheme="minorBidi"/>
                <w:color w:val="auto"/>
              </w:rPr>
              <w:commentReference w:id="839"/>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0"/>
            <w:r w:rsidRPr="00582AD7">
              <w:t>ⲡⲁⲓ ⲉ̀ϩⲟⲟⲩ</w:t>
            </w:r>
            <w:commentRangeEnd w:id="840"/>
            <w:r w:rsidR="00582AD7">
              <w:rPr>
                <w:rStyle w:val="CommentReference"/>
                <w:rFonts w:ascii="Garamond" w:hAnsi="Garamond" w:cstheme="minorBidi"/>
                <w:noProof w:val="0"/>
                <w:lang w:val="en-CA"/>
              </w:rPr>
              <w:commentReference w:id="840"/>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1"/>
            <w:r w:rsidRPr="007425E1">
              <w:rPr>
                <w:rFonts w:eastAsiaTheme="minorHAnsi"/>
              </w:rPr>
              <w:t xml:space="preserve">bless </w:t>
            </w:r>
            <w:commentRangeEnd w:id="841"/>
            <w:r>
              <w:rPr>
                <w:rStyle w:val="CommentReference"/>
                <w:rFonts w:ascii="Times New Roman" w:eastAsiaTheme="minorHAnsi" w:hAnsi="Times New Roman" w:cstheme="minorBidi"/>
                <w:color w:val="auto"/>
              </w:rPr>
              <w:commentReference w:id="841"/>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091E10">
        <w:rPr>
          <w:noProof/>
        </w:rPr>
        <w:t>169</w:t>
      </w:r>
      <w:r w:rsidR="003A78C2">
        <w:fldChar w:fldCharType="end"/>
      </w:r>
      <w:r>
        <w:t>.</w:t>
      </w:r>
    </w:p>
    <w:p w14:paraId="59F64A80" w14:textId="77777777" w:rsidR="00495F1A" w:rsidRDefault="00495F1A" w:rsidP="00495F1A">
      <w:pPr>
        <w:pStyle w:val="Heading2"/>
      </w:pPr>
      <w:bookmarkStart w:id="842" w:name="_Toc410196185"/>
      <w:bookmarkStart w:id="843" w:name="_Toc410196427"/>
      <w:bookmarkStart w:id="844" w:name="_Toc410196929"/>
      <w:bookmarkStart w:id="845" w:name="_Toc435800413"/>
      <w:r>
        <w:lastRenderedPageBreak/>
        <w:t>Early Morning: Prime (The First Hour)</w:t>
      </w:r>
      <w:bookmarkEnd w:id="842"/>
      <w:bookmarkEnd w:id="843"/>
      <w:bookmarkEnd w:id="844"/>
      <w:bookmarkEnd w:id="845"/>
    </w:p>
    <w:p w14:paraId="5894F3EE" w14:textId="77777777" w:rsidR="00495F1A" w:rsidRDefault="00495F1A" w:rsidP="00495F1A">
      <w:pPr>
        <w:pStyle w:val="Heading3"/>
      </w:pPr>
      <w:bookmarkStart w:id="846" w:name="_Toc410196186"/>
      <w:bookmarkStart w:id="847" w:name="_Toc410196428"/>
      <w:bookmarkStart w:id="848" w:name="_Toc410196930"/>
      <w:bookmarkStart w:id="849" w:name="_Ref435434336"/>
      <w:bookmarkStart w:id="850" w:name="_Ref435434342"/>
      <w:bookmarkStart w:id="851" w:name="_Ref435789623"/>
      <w:bookmarkStart w:id="852" w:name="_Ref435789629"/>
      <w:bookmarkStart w:id="853" w:name="_Ref435799254"/>
      <w:bookmarkStart w:id="854" w:name="_Ref435799261"/>
      <w:r>
        <w:t>The Psalms of Prime</w:t>
      </w:r>
      <w:bookmarkEnd w:id="846"/>
      <w:bookmarkEnd w:id="847"/>
      <w:bookmarkEnd w:id="848"/>
      <w:bookmarkEnd w:id="849"/>
      <w:bookmarkEnd w:id="850"/>
      <w:bookmarkEnd w:id="851"/>
      <w:bookmarkEnd w:id="852"/>
      <w:bookmarkEnd w:id="853"/>
      <w:bookmarkEnd w:id="8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lastRenderedPageBreak/>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55" w:name="_Ref434575533"/>
      <w:r>
        <w:rPr>
          <w:lang w:val="en-GB"/>
        </w:rPr>
        <w:t>The Psalm</w:t>
      </w:r>
      <w:r w:rsidR="00F14AA6">
        <w:rPr>
          <w:lang w:val="en-GB"/>
        </w:rPr>
        <w:t>s of Early Morning (Prime)</w:t>
      </w:r>
      <w:bookmarkEnd w:id="855"/>
    </w:p>
    <w:p w14:paraId="736D32DE" w14:textId="77777777" w:rsidR="00091E10" w:rsidRPr="00AB1781" w:rsidRDefault="001744DD" w:rsidP="00091E10">
      <w:pPr>
        <w:pStyle w:val="EngHang"/>
        <w:tabs>
          <w:tab w:val="left" w:leader="dot" w:pos="8280"/>
        </w:tabs>
      </w:pPr>
      <w:r>
        <w:fldChar w:fldCharType="begin"/>
      </w:r>
      <w:r>
        <w:instrText xml:space="preserve"> REF _Ref412098127 \h  \* MERGEFORMAT </w:instrText>
      </w:r>
      <w:r>
        <w:fldChar w:fldCharType="separate"/>
      </w:r>
      <w:r w:rsidR="00091E10" w:rsidRPr="00AB1781">
        <w:t>K</w:t>
      </w:r>
      <w:r w:rsidR="00091E10">
        <w:t>athisma</w:t>
      </w:r>
      <w:r w:rsidR="00091E10" w:rsidRPr="00AB1781">
        <w:t xml:space="preserve"> 1</w:t>
      </w:r>
    </w:p>
    <w:p w14:paraId="1B1E9354" w14:textId="77777777" w:rsidR="00CC066E" w:rsidRDefault="00091E10" w:rsidP="00CC066E">
      <w:pPr>
        <w:pStyle w:val="EngHang"/>
        <w:tabs>
          <w:tab w:val="left" w:leader="dot" w:pos="8280"/>
        </w:tabs>
      </w:pPr>
      <w:r>
        <w:t>Psalm 1: Blessed is the man</w:t>
      </w:r>
      <w:r w:rsidR="001744DD">
        <w:fldChar w:fldCharType="end"/>
      </w:r>
      <w:r w:rsidR="00CC066E">
        <w:tab/>
      </w:r>
      <w:r w:rsidR="003A78C2">
        <w:fldChar w:fldCharType="begin"/>
      </w:r>
      <w:r w:rsidR="00CC066E">
        <w:instrText xml:space="preserve"> PAGEREF _Ref412098127 \h </w:instrText>
      </w:r>
      <w:r w:rsidR="003A78C2">
        <w:fldChar w:fldCharType="separate"/>
      </w:r>
      <w:r>
        <w:rPr>
          <w:noProof/>
        </w:rPr>
        <w:t>303</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91E10">
        <w:t>Psalm</w:t>
      </w:r>
      <w:r w:rsidR="00091E10" w:rsidRPr="00AB1781">
        <w:t xml:space="preserve"> 2</w:t>
      </w:r>
      <w:r w:rsidR="00091E1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91E10">
        <w:rPr>
          <w:noProof/>
        </w:rPr>
        <w:t>303</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91E10">
        <w:t>Psalm</w:t>
      </w:r>
      <w:r w:rsidR="00091E10" w:rsidRPr="00AB1781">
        <w:t xml:space="preserve"> 3</w:t>
      </w:r>
      <w:r w:rsidR="00091E10">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091E10">
        <w:rPr>
          <w:noProof/>
        </w:rPr>
        <w:t>305</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91E10">
        <w:t>Psalm</w:t>
      </w:r>
      <w:r w:rsidR="00091E10" w:rsidRPr="00AB1781">
        <w:t xml:space="preserve"> 4</w:t>
      </w:r>
      <w:r w:rsidR="00091E10">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091E10">
        <w:rPr>
          <w:noProof/>
        </w:rPr>
        <w:t>305</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91E10">
        <w:t>Psalm</w:t>
      </w:r>
      <w:r w:rsidR="00091E10" w:rsidRPr="00AB1781">
        <w:t xml:space="preserve"> 5</w:t>
      </w:r>
      <w:r w:rsidR="00091E1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91E10">
        <w:rPr>
          <w:noProof/>
        </w:rPr>
        <w:t>306</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91E10">
        <w:rPr>
          <w:noProof/>
        </w:rPr>
        <w:t>308</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91E10">
        <w:t>Psalm</w:t>
      </w:r>
      <w:r w:rsidR="00091E10" w:rsidRPr="00AB1781">
        <w:t xml:space="preserve"> 8</w:t>
      </w:r>
      <w:r w:rsidR="00091E1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91E10">
        <w:rPr>
          <w:noProof/>
        </w:rPr>
        <w:t>310</w:t>
      </w:r>
      <w:r w:rsidR="003A78C2">
        <w:fldChar w:fldCharType="end"/>
      </w:r>
    </w:p>
    <w:p w14:paraId="667B0A33" w14:textId="77777777" w:rsidR="00091E10" w:rsidRDefault="001744DD" w:rsidP="00091E10">
      <w:pPr>
        <w:pStyle w:val="EngHang"/>
        <w:tabs>
          <w:tab w:val="left" w:leader="dot" w:pos="8280"/>
        </w:tabs>
      </w:pPr>
      <w:r>
        <w:fldChar w:fldCharType="begin"/>
      </w:r>
      <w:r>
        <w:instrText xml:space="preserve"> REF _Ref412098310 \h  \* MERGEFORMAT </w:instrText>
      </w:r>
      <w:r>
        <w:fldChar w:fldCharType="separate"/>
      </w:r>
      <w:r w:rsidR="00091E10">
        <w:t>Glory…</w:t>
      </w:r>
    </w:p>
    <w:p w14:paraId="03DD40B1" w14:textId="77777777" w:rsidR="00CC066E" w:rsidRDefault="00091E10" w:rsidP="00CC066E">
      <w:pPr>
        <w:pStyle w:val="EngHang"/>
        <w:tabs>
          <w:tab w:val="left" w:leader="dot" w:pos="8280"/>
        </w:tabs>
      </w:pPr>
      <w:r>
        <w:t>Psalm</w:t>
      </w:r>
      <w:r w:rsidRPr="00AB1781">
        <w:t xml:space="preserve"> 11</w:t>
      </w:r>
      <w:r>
        <w:t>: Save me, O Lord, for there is no saint left</w:t>
      </w:r>
      <w:r w:rsidR="001744DD">
        <w:fldChar w:fldCharType="end"/>
      </w:r>
      <w:r w:rsidR="00CC066E">
        <w:tab/>
      </w:r>
      <w:r w:rsidR="003A78C2">
        <w:fldChar w:fldCharType="begin"/>
      </w:r>
      <w:r w:rsidR="00CC066E">
        <w:instrText xml:space="preserve"> PAGEREF _Ref412098310 \h </w:instrText>
      </w:r>
      <w:r w:rsidR="003A78C2">
        <w:fldChar w:fldCharType="separate"/>
      </w:r>
      <w:r>
        <w:rPr>
          <w:noProof/>
        </w:rPr>
        <w:t>315</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091E10">
        <w:rPr>
          <w:noProof/>
        </w:rPr>
        <w:t>316</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91E10">
        <w:t>Psalm</w:t>
      </w:r>
      <w:r w:rsidR="00091E10" w:rsidRPr="00AB1781">
        <w:t xml:space="preserve"> 14</w:t>
      </w:r>
      <w:r w:rsidR="00091E10">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091E10">
        <w:rPr>
          <w:noProof/>
        </w:rPr>
        <w:t>318</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91E10">
        <w:t>Psalm</w:t>
      </w:r>
      <w:r w:rsidR="00091E10" w:rsidRPr="00AB1781">
        <w:t xml:space="preserve"> 15</w:t>
      </w:r>
      <w:r w:rsidR="00091E10">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091E10">
        <w:rPr>
          <w:noProof/>
        </w:rPr>
        <w:t>318</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91E10">
        <w:t>Psalm</w:t>
      </w:r>
      <w:r w:rsidR="00091E10" w:rsidRPr="00AB1781">
        <w:t xml:space="preserve"> 18</w:t>
      </w:r>
      <w:r w:rsidR="00091E1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91E10">
        <w:rPr>
          <w:noProof/>
        </w:rPr>
        <w:t>326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43C9B372" w14:textId="77777777" w:rsidR="00091E10" w:rsidRDefault="001744DD" w:rsidP="00091E10">
      <w:pPr>
        <w:pStyle w:val="EngHang"/>
        <w:tabs>
          <w:tab w:val="left" w:leader="dot" w:pos="8280"/>
        </w:tabs>
      </w:pPr>
      <w:r>
        <w:fldChar w:fldCharType="begin"/>
      </w:r>
      <w:r>
        <w:instrText xml:space="preserve"> REF _Ref412026003 \h  \* MERGEFORMAT </w:instrText>
      </w:r>
      <w:r>
        <w:fldChar w:fldCharType="separate"/>
      </w:r>
      <w:r w:rsidR="00091E10" w:rsidRPr="00AB1781">
        <w:t>K</w:t>
      </w:r>
      <w:r w:rsidR="00091E10">
        <w:t>athisma 4</w:t>
      </w:r>
    </w:p>
    <w:p w14:paraId="030EEEC0" w14:textId="77777777" w:rsidR="00CC066E" w:rsidRDefault="00091E10" w:rsidP="00CC066E">
      <w:pPr>
        <w:pStyle w:val="EngHang"/>
        <w:tabs>
          <w:tab w:val="left" w:leader="dot" w:pos="8280"/>
        </w:tabs>
      </w:pPr>
      <w:r>
        <w:t>Psalm</w:t>
      </w:r>
      <w:r w:rsidRPr="00AB1781">
        <w:t xml:space="preserve"> 24</w:t>
      </w:r>
      <w:r>
        <w:t>: To You, O Lord, I lift up my soul</w:t>
      </w:r>
      <w:r w:rsidR="001744DD">
        <w:fldChar w:fldCharType="end"/>
      </w:r>
      <w:r w:rsidR="00CC066E">
        <w:tab/>
      </w:r>
      <w:r w:rsidR="003A78C2">
        <w:fldChar w:fldCharType="begin"/>
      </w:r>
      <w:r w:rsidR="00CC066E">
        <w:instrText xml:space="preserve"> PAGEREF _Ref412026003 \h </w:instrText>
      </w:r>
      <w:r w:rsidR="003A78C2">
        <w:fldChar w:fldCharType="separate"/>
      </w:r>
      <w:r>
        <w:rPr>
          <w:noProof/>
        </w:rPr>
        <w:t>335</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91E10">
        <w:t>Psalm</w:t>
      </w:r>
      <w:r w:rsidR="00091E10" w:rsidRPr="00AB1781">
        <w:t xml:space="preserve"> 26</w:t>
      </w:r>
      <w:r w:rsidR="00091E1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91E10">
        <w:rPr>
          <w:noProof/>
        </w:rPr>
        <w:t>338</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91E10">
        <w:t>Psalm</w:t>
      </w:r>
      <w:r w:rsidR="00091E10" w:rsidRPr="00AB1781">
        <w:t xml:space="preserve"> 62</w:t>
      </w:r>
      <w:r w:rsidR="00091E10">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091E10">
        <w:rPr>
          <w:noProof/>
        </w:rPr>
        <w:t>393</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91E10">
        <w:rPr>
          <w:noProof/>
        </w:rPr>
        <w:t>399</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091E10">
        <w:rPr>
          <w:noProof/>
        </w:rPr>
        <w:t>406</w:t>
      </w:r>
      <w:r w:rsidR="003A78C2">
        <w:fldChar w:fldCharType="end"/>
      </w:r>
    </w:p>
    <w:p w14:paraId="23808216" w14:textId="77777777" w:rsidR="00091E10" w:rsidRDefault="001744DD" w:rsidP="00091E10">
      <w:pPr>
        <w:pStyle w:val="EngHang"/>
        <w:tabs>
          <w:tab w:val="left" w:leader="dot" w:pos="8280"/>
        </w:tabs>
      </w:pPr>
      <w:r>
        <w:fldChar w:fldCharType="begin"/>
      </w:r>
      <w:r>
        <w:instrText xml:space="preserve"> REF _Ref412098484 \h  \* MERGEFORMAT </w:instrText>
      </w:r>
      <w:r>
        <w:fldChar w:fldCharType="separate"/>
      </w:r>
      <w:r w:rsidR="00091E10">
        <w:t>Glory…</w:t>
      </w:r>
    </w:p>
    <w:p w14:paraId="31570FA5" w14:textId="77777777" w:rsidR="00CC066E" w:rsidRDefault="00091E10" w:rsidP="00CC066E">
      <w:pPr>
        <w:pStyle w:val="EngHang"/>
        <w:tabs>
          <w:tab w:val="left" w:leader="dot" w:pos="8280"/>
        </w:tabs>
      </w:pPr>
      <w:r>
        <w:t>Psalm</w:t>
      </w:r>
      <w:r w:rsidRPr="00AB1781">
        <w:t xml:space="preserve"> 112</w:t>
      </w:r>
      <w:r>
        <w:t>: Praise the Lord, you children</w:t>
      </w:r>
      <w:r w:rsidR="001744DD">
        <w:fldChar w:fldCharType="end"/>
      </w:r>
      <w:r w:rsidR="00CC066E">
        <w:tab/>
      </w:r>
      <w:r w:rsidR="003A78C2">
        <w:fldChar w:fldCharType="begin"/>
      </w:r>
      <w:r w:rsidR="00CC066E">
        <w:instrText xml:space="preserve"> PAGEREF _Ref412098484 \h </w:instrText>
      </w:r>
      <w:r w:rsidR="003A78C2">
        <w:fldChar w:fldCharType="separate"/>
      </w:r>
      <w:r>
        <w:rPr>
          <w:noProof/>
        </w:rPr>
        <w:t>480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91E10">
        <w:t>Psalm</w:t>
      </w:r>
      <w:r w:rsidR="00091E10" w:rsidRPr="00AB1781">
        <w:t xml:space="preserve"> 142</w:t>
      </w:r>
      <w:r w:rsidR="00091E10">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091E10">
        <w:rPr>
          <w:noProof/>
        </w:rPr>
        <w:t>527</w:t>
      </w:r>
      <w:r w:rsidR="003A78C2">
        <w:fldChar w:fldCharType="end"/>
      </w:r>
    </w:p>
    <w:p w14:paraId="3CD7FD72" w14:textId="4F43604B" w:rsidR="00CC066E" w:rsidRDefault="00CC066E" w:rsidP="00CC066E">
      <w:pPr>
        <w:pStyle w:val="Heading5"/>
      </w:pPr>
      <w:bookmarkStart w:id="856" w:name="_Ref435799363"/>
      <w:r>
        <w:t>T</w:t>
      </w:r>
      <w:r w:rsidR="00AB78C6">
        <w:t>he Gospel from Saint John</w:t>
      </w:r>
      <w:r>
        <w:t xml:space="preserve"> 1:1 17</w:t>
      </w:r>
      <w:bookmarkEnd w:id="85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w:t>
      </w:r>
      <w:r w:rsidR="009D062A">
        <w:lastRenderedPageBreak/>
        <w:t>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91E10">
        <w:rPr>
          <w:noProof/>
        </w:rPr>
        <w:t>260</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w:t>
      </w:r>
      <w:r>
        <w:lastRenderedPageBreak/>
        <w:t xml:space="preserve">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91E10">
        <w:rPr>
          <w:noProof/>
        </w:rPr>
        <w:t>271</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lastRenderedPageBreak/>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57" w:name="_Toc410196187"/>
      <w:bookmarkStart w:id="858" w:name="_Toc410196429"/>
      <w:bookmarkStart w:id="859"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 xml:space="preserve">O Virgin Mary, the holy Mother </w:t>
      </w:r>
      <w:bookmarkStart w:id="860" w:name="_GoBack"/>
      <w:bookmarkEnd w:id="860"/>
      <w:r w:rsidRPr="001A4291">
        <w:t>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 xml:space="preserve">cording to the scriptures. Ascended into the heavens, He sits at </w:t>
      </w:r>
      <w:r w:rsidRPr="001A4291">
        <w:lastRenderedPageBreak/>
        <w:t>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54C0BF9" w14:textId="77777777" w:rsidR="00495F1A" w:rsidRDefault="00495F1A" w:rsidP="00495F1A">
      <w:pPr>
        <w:pStyle w:val="Heading3"/>
      </w:pPr>
      <w:bookmarkStart w:id="861" w:name="_Ref412098903"/>
      <w:r>
        <w:lastRenderedPageBreak/>
        <w:t>The Doxology of Prime</w:t>
      </w:r>
      <w:bookmarkEnd w:id="857"/>
      <w:bookmarkEnd w:id="858"/>
      <w:bookmarkEnd w:id="859"/>
      <w:bookmarkEnd w:id="861"/>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62"/>
            <w:r>
              <w:t>That gives light,</w:t>
            </w:r>
            <w:commentRangeEnd w:id="862"/>
            <w:r>
              <w:rPr>
                <w:rStyle w:val="CommentReference"/>
                <w:rFonts w:ascii="Times New Roman" w:eastAsiaTheme="minorHAnsi" w:hAnsi="Times New Roman" w:cstheme="minorBidi"/>
                <w:color w:val="auto"/>
              </w:rPr>
              <w:commentReference w:id="86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lastRenderedPageBreak/>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lastRenderedPageBreak/>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lastRenderedPageBreak/>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6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63"/>
            <w:r>
              <w:rPr>
                <w:rStyle w:val="CommentReference"/>
                <w:rFonts w:ascii="Garamond" w:hAnsi="Garamond" w:cstheme="minorBidi"/>
                <w:noProof w:val="0"/>
                <w:lang w:val="en-CA"/>
              </w:rPr>
              <w:commentReference w:id="86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lastRenderedPageBreak/>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lastRenderedPageBreak/>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lastRenderedPageBreak/>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64"/>
            <w:r w:rsidRPr="007425E1">
              <w:rPr>
                <w:rFonts w:eastAsiaTheme="minorHAnsi"/>
              </w:rPr>
              <w:t>prelate</w:t>
            </w:r>
            <w:commentRangeEnd w:id="864"/>
            <w:r>
              <w:rPr>
                <w:rStyle w:val="CommentReference"/>
                <w:rFonts w:ascii="Times New Roman" w:eastAsiaTheme="minorHAnsi" w:hAnsi="Times New Roman" w:cstheme="minorBidi"/>
                <w:color w:val="auto"/>
              </w:rPr>
              <w:commentReference w:id="86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lastRenderedPageBreak/>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91E1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91E10">
        <w:rPr>
          <w:noProof/>
        </w:rPr>
        <w:t>166</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65" w:name="_Toc410196188"/>
      <w:bookmarkStart w:id="866" w:name="_Toc410196430"/>
      <w:bookmarkStart w:id="867" w:name="_Toc410196932"/>
      <w:bookmarkStart w:id="868" w:name="_Ref412099016"/>
      <w:bookmarkStart w:id="869" w:name="_Toc298681357"/>
      <w:bookmarkStart w:id="870" w:name="_Ref299211976"/>
      <w:bookmarkStart w:id="871" w:name="_Toc308441947"/>
      <w:r>
        <w:t>The Raising of Morning Incense</w:t>
      </w:r>
      <w:bookmarkEnd w:id="865"/>
      <w:bookmarkEnd w:id="866"/>
      <w:bookmarkEnd w:id="867"/>
      <w:bookmarkEnd w:id="868"/>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91E10" w:rsidRPr="00091E10">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091E10">
        <w:rPr>
          <w:i/>
          <w:noProof/>
        </w:rPr>
        <w:t>15</w:t>
      </w:r>
      <w:r w:rsidR="00237D47">
        <w:rPr>
          <w:i/>
        </w:rPr>
        <w:fldChar w:fldCharType="end"/>
      </w:r>
      <w:r w:rsidR="00257A38">
        <w:rPr>
          <w:i/>
        </w:rPr>
        <w:t>.</w:t>
      </w:r>
    </w:p>
    <w:p w14:paraId="4014399E" w14:textId="77777777" w:rsidR="00495F1A" w:rsidRDefault="00495F1A" w:rsidP="00495F1A">
      <w:pPr>
        <w:pStyle w:val="Heading2"/>
      </w:pPr>
      <w:bookmarkStart w:id="872" w:name="_Toc410196189"/>
      <w:bookmarkStart w:id="873" w:name="_Toc410196431"/>
      <w:bookmarkStart w:id="874" w:name="_Toc410196933"/>
      <w:bookmarkStart w:id="875" w:name="_Toc435800414"/>
      <w:r>
        <w:lastRenderedPageBreak/>
        <w:t>Mid-Morning (The Third Hour)</w:t>
      </w:r>
      <w:bookmarkEnd w:id="872"/>
      <w:bookmarkEnd w:id="873"/>
      <w:bookmarkEnd w:id="874"/>
      <w:bookmarkEnd w:id="875"/>
    </w:p>
    <w:p w14:paraId="62F33FD5" w14:textId="77777777" w:rsidR="00495F1A" w:rsidRDefault="00495F1A" w:rsidP="00495F1A">
      <w:pPr>
        <w:pStyle w:val="Heading3"/>
      </w:pPr>
      <w:bookmarkStart w:id="876" w:name="_Toc410196190"/>
      <w:bookmarkStart w:id="877" w:name="_Toc410196432"/>
      <w:bookmarkStart w:id="878" w:name="_Toc410196934"/>
      <w:bookmarkStart w:id="879" w:name="_Ref435434353"/>
      <w:bookmarkStart w:id="880" w:name="_Ref435434358"/>
      <w:bookmarkStart w:id="881" w:name="_Ref435800051"/>
      <w:bookmarkStart w:id="882" w:name="_Ref435800057"/>
      <w:r>
        <w:t>The Psalms of the Third Hour</w:t>
      </w:r>
      <w:bookmarkEnd w:id="876"/>
      <w:bookmarkEnd w:id="877"/>
      <w:bookmarkEnd w:id="878"/>
      <w:bookmarkEnd w:id="879"/>
      <w:bookmarkEnd w:id="880"/>
      <w:bookmarkEnd w:id="881"/>
      <w:bookmarkEnd w:id="88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83" w:name="_Ref434576019"/>
      <w:r>
        <w:rPr>
          <w:lang w:val="en-GB"/>
        </w:rPr>
        <w:t>The Psalms</w:t>
      </w:r>
      <w:r w:rsidR="00F14AA6">
        <w:rPr>
          <w:lang w:val="en-GB"/>
        </w:rPr>
        <w:t xml:space="preserve"> of Mid-Morning (The Third Hour)</w:t>
      </w:r>
      <w:bookmarkEnd w:id="88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91E10">
        <w:t>Psalm</w:t>
      </w:r>
      <w:r w:rsidR="00091E10" w:rsidRPr="00AB1781">
        <w:t xml:space="preserve"> 19</w:t>
      </w:r>
      <w:r w:rsidR="00091E10">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091E10">
        <w:rPr>
          <w:noProof/>
        </w:rPr>
        <w:t>327</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91E10">
        <w:t>Psalm</w:t>
      </w:r>
      <w:r w:rsidR="00091E10" w:rsidRPr="00AB1781">
        <w:t xml:space="preserve"> 22</w:t>
      </w:r>
      <w:r w:rsidR="00091E10">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091E10">
        <w:rPr>
          <w:noProof/>
        </w:rPr>
        <w:t>332</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91E10">
        <w:t>Psalm</w:t>
      </w:r>
      <w:r w:rsidR="00091E10" w:rsidRPr="00AB1781">
        <w:t xml:space="preserve"> 23</w:t>
      </w:r>
      <w:r w:rsidR="00091E1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91E10">
        <w:rPr>
          <w:noProof/>
        </w:rPr>
        <w:t>333</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91E10">
        <w:t>Psalm</w:t>
      </w:r>
      <w:r w:rsidR="00091E10" w:rsidRPr="00AB1781">
        <w:t xml:space="preserve"> 25</w:t>
      </w:r>
      <w:r w:rsidR="00091E1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91E10">
        <w:rPr>
          <w:noProof/>
        </w:rPr>
        <w:t>336</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91E10">
        <w:t>Psalm</w:t>
      </w:r>
      <w:r w:rsidR="00091E10" w:rsidRPr="00AB1781">
        <w:t xml:space="preserve"> 28</w:t>
      </w:r>
      <w:r w:rsidR="00091E1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91E10">
        <w:rPr>
          <w:noProof/>
        </w:rPr>
        <w:t>340</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91E10">
        <w:t>Psalm</w:t>
      </w:r>
      <w:r w:rsidR="00091E10" w:rsidRPr="00AB1781">
        <w:t xml:space="preserve"> 29</w:t>
      </w:r>
      <w:r w:rsidR="00091E10">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091E10">
        <w:rPr>
          <w:noProof/>
        </w:rPr>
        <w:t>342</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91E10">
        <w:t>Psalm</w:t>
      </w:r>
      <w:r w:rsidR="00091E10" w:rsidRPr="00AB1781">
        <w:t xml:space="preserve"> 33</w:t>
      </w:r>
      <w:r w:rsidR="00091E1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91E10">
        <w:rPr>
          <w:noProof/>
        </w:rPr>
        <w:t>348</w:t>
      </w:r>
      <w:r w:rsidR="003A78C2">
        <w:fldChar w:fldCharType="end"/>
      </w:r>
    </w:p>
    <w:p w14:paraId="36F9DD74" w14:textId="77777777" w:rsidR="00091E10" w:rsidRDefault="001744DD" w:rsidP="00091E10">
      <w:pPr>
        <w:pStyle w:val="EngHang"/>
        <w:tabs>
          <w:tab w:val="left" w:leader="dot" w:pos="8280"/>
        </w:tabs>
      </w:pPr>
      <w:r>
        <w:fldChar w:fldCharType="begin"/>
      </w:r>
      <w:r>
        <w:instrText xml:space="preserve"> REF _Ref412110829 \h  \* MERGEFORMAT </w:instrText>
      </w:r>
      <w:r>
        <w:fldChar w:fldCharType="separate"/>
      </w:r>
      <w:r w:rsidR="00091E10">
        <w:t>Glory…</w:t>
      </w:r>
    </w:p>
    <w:p w14:paraId="0F892524" w14:textId="77777777" w:rsidR="00075EAD" w:rsidRDefault="00091E10" w:rsidP="00075EAD">
      <w:pPr>
        <w:pStyle w:val="EngHang"/>
        <w:tabs>
          <w:tab w:val="left" w:leader="dot" w:pos="8280"/>
        </w:tabs>
      </w:pPr>
      <w:r>
        <w:t>Psalm</w:t>
      </w:r>
      <w:r w:rsidRPr="00AB1781">
        <w:t xml:space="preserve"> 40</w:t>
      </w:r>
      <w:r>
        <w:t>: Blessed is he who considers the poor and needy</w:t>
      </w:r>
      <w:r w:rsidR="001744DD">
        <w:fldChar w:fldCharType="end"/>
      </w:r>
      <w:r w:rsidR="00075EAD">
        <w:tab/>
      </w:r>
      <w:r w:rsidR="003A78C2">
        <w:fldChar w:fldCharType="begin"/>
      </w:r>
      <w:r w:rsidR="00075EAD">
        <w:instrText xml:space="preserve"> PAGEREF _Ref412110829 \h </w:instrText>
      </w:r>
      <w:r w:rsidR="003A78C2">
        <w:fldChar w:fldCharType="separate"/>
      </w:r>
      <w:r>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91E10">
        <w:t>Psalm</w:t>
      </w:r>
      <w:r w:rsidR="00091E10" w:rsidRPr="00AB1781">
        <w:t xml:space="preserve"> 42</w:t>
      </w:r>
      <w:r w:rsidR="00091E1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91E10">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91E10">
        <w:t>Psalm</w:t>
      </w:r>
      <w:r w:rsidR="00091E10" w:rsidRPr="00AB1781">
        <w:t xml:space="preserve"> 44</w:t>
      </w:r>
      <w:r w:rsidR="00091E10">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091E10">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91E10">
        <w:t>Psalm</w:t>
      </w:r>
      <w:r w:rsidR="00091E10" w:rsidRPr="00AB1781">
        <w:t xml:space="preserve"> 45</w:t>
      </w:r>
      <w:r w:rsidR="00091E10">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91E10">
        <w:rPr>
          <w:noProof/>
        </w:rPr>
        <w:t>370</w:t>
      </w:r>
      <w:r w:rsidR="003A78C2">
        <w:fldChar w:fldCharType="end"/>
      </w:r>
    </w:p>
    <w:p w14:paraId="748A0268" w14:textId="77777777" w:rsidR="00091E10" w:rsidRDefault="001744DD" w:rsidP="00091E10">
      <w:pPr>
        <w:pStyle w:val="EngHang"/>
        <w:tabs>
          <w:tab w:val="left" w:leader="dot" w:pos="8280"/>
        </w:tabs>
      </w:pPr>
      <w:r>
        <w:fldChar w:fldCharType="begin"/>
      </w:r>
      <w:r>
        <w:instrText xml:space="preserve"> REF _Ref412110929 \h  \* MERGEFORMAT </w:instrText>
      </w:r>
      <w:r>
        <w:fldChar w:fldCharType="separate"/>
      </w:r>
      <w:r w:rsidR="00091E10" w:rsidRPr="00AB1781">
        <w:t>K</w:t>
      </w:r>
      <w:r w:rsidR="00091E10">
        <w:t>athisma 7</w:t>
      </w:r>
    </w:p>
    <w:p w14:paraId="4BF9A933" w14:textId="77777777" w:rsidR="00075EAD" w:rsidRDefault="00091E10" w:rsidP="00075EAD">
      <w:pPr>
        <w:pStyle w:val="EngHang"/>
        <w:tabs>
          <w:tab w:val="left" w:leader="dot" w:pos="8280"/>
        </w:tabs>
      </w:pPr>
      <w:r>
        <w:t>Psalm</w:t>
      </w:r>
      <w:r w:rsidRPr="00AB1781">
        <w:t xml:space="preserve"> 46</w:t>
      </w:r>
      <w:r>
        <w:t>: All you nations, clap your hands</w:t>
      </w:r>
      <w:r w:rsidR="001744DD">
        <w:fldChar w:fldCharType="end"/>
      </w:r>
      <w:r w:rsidR="00075EAD">
        <w:tab/>
      </w:r>
      <w:r w:rsidR="003A78C2">
        <w:fldChar w:fldCharType="begin"/>
      </w:r>
      <w:r w:rsidR="00075EAD">
        <w:instrText xml:space="preserve"> PAGEREF _Ref412110929 \h </w:instrText>
      </w:r>
      <w:r w:rsidR="003A78C2">
        <w:fldChar w:fldCharType="separate"/>
      </w:r>
      <w:r>
        <w:rPr>
          <w:noProof/>
        </w:rPr>
        <w:t>372</w:t>
      </w:r>
      <w:r w:rsidR="003A78C2">
        <w:fldChar w:fldCharType="end"/>
      </w:r>
    </w:p>
    <w:p w14:paraId="43DCDF05" w14:textId="77777777" w:rsidR="00075EAD" w:rsidRDefault="00F14AA6" w:rsidP="00075EAD">
      <w:pPr>
        <w:pStyle w:val="Heading5"/>
      </w:pPr>
      <w:bookmarkStart w:id="884" w:name="_Ref435800080"/>
      <w:r>
        <w:lastRenderedPageBreak/>
        <w:t>The Gospel from Saint John</w:t>
      </w:r>
      <w:r w:rsidR="009407CD">
        <w:t xml:space="preserve"> 14:26—</w:t>
      </w:r>
      <w:r w:rsidR="00075EAD">
        <w:t>15:3</w:t>
      </w:r>
      <w:bookmarkEnd w:id="88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885" w:name="_Toc410196191"/>
      <w:bookmarkStart w:id="886" w:name="_Toc410196433"/>
      <w:bookmarkStart w:id="887" w:name="_Toc410196935"/>
      <w:bookmarkStart w:id="888" w:name="_Toc435800415"/>
      <w:r>
        <w:lastRenderedPageBreak/>
        <w:t>Noon (The Sixth Hour)</w:t>
      </w:r>
      <w:bookmarkEnd w:id="885"/>
      <w:bookmarkEnd w:id="886"/>
      <w:bookmarkEnd w:id="887"/>
      <w:bookmarkEnd w:id="888"/>
    </w:p>
    <w:p w14:paraId="7BA25D87" w14:textId="77777777" w:rsidR="00495F1A" w:rsidRDefault="00495F1A" w:rsidP="00495F1A">
      <w:pPr>
        <w:pStyle w:val="Heading3"/>
      </w:pPr>
      <w:bookmarkStart w:id="889" w:name="_Toc410196192"/>
      <w:bookmarkStart w:id="890" w:name="_Toc410196434"/>
      <w:bookmarkStart w:id="891" w:name="_Toc410196936"/>
      <w:bookmarkStart w:id="892" w:name="_Ref435434365"/>
      <w:bookmarkStart w:id="893" w:name="_Ref435434371"/>
      <w:r>
        <w:t>The Psalms of the Sixth Hour</w:t>
      </w:r>
      <w:bookmarkEnd w:id="889"/>
      <w:bookmarkEnd w:id="890"/>
      <w:bookmarkEnd w:id="891"/>
      <w:bookmarkEnd w:id="892"/>
      <w:bookmarkEnd w:id="89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94" w:name="_Ref434576249"/>
      <w:r>
        <w:rPr>
          <w:lang w:val="en-GB"/>
        </w:rPr>
        <w:t>The Psalms</w:t>
      </w:r>
      <w:r w:rsidR="00F14AA6">
        <w:rPr>
          <w:lang w:val="en-GB"/>
        </w:rPr>
        <w:t xml:space="preserve"> of Noon (The Sixth Hour)</w:t>
      </w:r>
      <w:bookmarkEnd w:id="89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91E10">
        <w:t>Psalm</w:t>
      </w:r>
      <w:r w:rsidR="00091E10" w:rsidRPr="00AB1781">
        <w:t xml:space="preserve"> 53</w:t>
      </w:r>
      <w:r w:rsidR="00091E10">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091E10">
        <w:rPr>
          <w:noProof/>
        </w:rPr>
        <w:t>381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91E10">
        <w:t>Psalm</w:t>
      </w:r>
      <w:r w:rsidR="00091E10" w:rsidRPr="00AB1781">
        <w:t xml:space="preserve"> 56</w:t>
      </w:r>
      <w:r w:rsidR="00091E1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91E10">
        <w:rPr>
          <w:noProof/>
        </w:rPr>
        <w:t>386</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91E10">
        <w:t>Psalm</w:t>
      </w:r>
      <w:r w:rsidR="00091E10" w:rsidRPr="00AB1781">
        <w:t xml:space="preserve"> 60</w:t>
      </w:r>
      <w:r w:rsidR="00091E10">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091E10">
        <w:rPr>
          <w:noProof/>
        </w:rPr>
        <w:t>391</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91E10">
        <w:t>Psalm</w:t>
      </w:r>
      <w:r w:rsidR="00091E10" w:rsidRPr="00AB1781">
        <w:t xml:space="preserve"> 62</w:t>
      </w:r>
      <w:r w:rsidR="00091E10">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091E10">
        <w:rPr>
          <w:noProof/>
        </w:rPr>
        <w:t>393</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91E10">
        <w:rPr>
          <w:noProof/>
        </w:rPr>
        <w:t>399</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91E10">
        <w:rPr>
          <w:noProof/>
        </w:rPr>
        <w:t>399</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91E10">
        <w:t>Psalm</w:t>
      </w:r>
      <w:r w:rsidR="00091E10" w:rsidRPr="00AB1781">
        <w:t xml:space="preserve"> 83</w:t>
      </w:r>
      <w:r w:rsidR="00091E1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91E10">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91E10">
        <w:t>Psalm</w:t>
      </w:r>
      <w:r w:rsidR="00091E10" w:rsidRPr="00AB1781">
        <w:t xml:space="preserve"> 84</w:t>
      </w:r>
      <w:r w:rsidR="00091E10">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091E10">
        <w:rPr>
          <w:noProof/>
        </w:rPr>
        <w:t>432</w:t>
      </w:r>
      <w:r w:rsidR="003A78C2">
        <w:fldChar w:fldCharType="end"/>
      </w:r>
    </w:p>
    <w:p w14:paraId="15AD7B1B"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20414052" w14:textId="77777777" w:rsidR="00075EAD" w:rsidRDefault="00091E10" w:rsidP="00075EAD">
      <w:pPr>
        <w:pStyle w:val="EngHang"/>
        <w:tabs>
          <w:tab w:val="left" w:leader="dot" w:pos="8280"/>
        </w:tabs>
      </w:pPr>
      <w:r>
        <w:t>Psalm</w:t>
      </w:r>
      <w:r w:rsidRPr="00AB1781">
        <w:t xml:space="preserve"> 85</w:t>
      </w:r>
      <w:r>
        <w:t>: Incline Your ear, O Lord, and answer me</w:t>
      </w:r>
      <w:r w:rsidR="001744DD">
        <w:fldChar w:fldCharType="end"/>
      </w:r>
      <w:r w:rsidR="00075EAD">
        <w:tab/>
      </w:r>
      <w:r w:rsidR="003A78C2">
        <w:fldChar w:fldCharType="begin"/>
      </w:r>
      <w:r w:rsidR="00075EAD">
        <w:instrText xml:space="preserve"> PAGEREF _Ref412026212 \h </w:instrText>
      </w:r>
      <w:r w:rsidR="003A78C2">
        <w:fldChar w:fldCharType="separate"/>
      </w:r>
      <w:r>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91E10">
        <w:t>Psalm</w:t>
      </w:r>
      <w:r w:rsidR="00091E10" w:rsidRPr="00AB1781">
        <w:t xml:space="preserve"> 86</w:t>
      </w:r>
      <w:r w:rsidR="00091E1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91E10">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091E10">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91E10">
        <w:t>Psalm</w:t>
      </w:r>
      <w:r w:rsidR="00091E10" w:rsidRPr="00AB1781">
        <w:t xml:space="preserve"> 92</w:t>
      </w:r>
      <w:r w:rsidR="00091E10">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091E10">
        <w:rPr>
          <w:noProof/>
        </w:rPr>
        <w:t>446</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95"/>
      <w:r>
        <w:t>Life Giver</w:t>
      </w:r>
      <w:r w:rsidR="00075EAD">
        <w:t>,</w:t>
      </w:r>
      <w:commentRangeEnd w:id="895"/>
      <w:r>
        <w:rPr>
          <w:rStyle w:val="CommentReference"/>
          <w:lang w:val="en-CA"/>
        </w:rPr>
        <w:commentReference w:id="895"/>
      </w:r>
      <w:r w:rsidR="00075EAD">
        <w:t xml:space="preserve"> now, and ever, and unto the ages of ages</w:t>
      </w:r>
      <w:r w:rsidR="00984EE6">
        <w:t>.</w:t>
      </w:r>
    </w:p>
    <w:p w14:paraId="402E0ACF" w14:textId="77777777" w:rsidR="00984EE6" w:rsidRDefault="00984EE6" w:rsidP="00984EE6">
      <w:pPr>
        <w:pStyle w:val="Rubric"/>
      </w:pPr>
      <w:commentRangeStart w:id="89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96"/>
      <w:r w:rsidR="00180AE1">
        <w:rPr>
          <w:rStyle w:val="CommentReference"/>
          <w:i w:val="0"/>
        </w:rPr>
        <w:commentReference w:id="89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97" w:name="_Toc410196193"/>
      <w:bookmarkStart w:id="898" w:name="_Toc410196435"/>
      <w:bookmarkStart w:id="899" w:name="_Toc410196937"/>
      <w:bookmarkStart w:id="900" w:name="_Toc435800416"/>
      <w:r>
        <w:lastRenderedPageBreak/>
        <w:t>Afternoon (The Ninth Hour)</w:t>
      </w:r>
      <w:bookmarkEnd w:id="897"/>
      <w:bookmarkEnd w:id="898"/>
      <w:bookmarkEnd w:id="899"/>
      <w:bookmarkEnd w:id="900"/>
    </w:p>
    <w:p w14:paraId="76CF3E2D" w14:textId="77777777" w:rsidR="00495F1A" w:rsidRDefault="00495F1A" w:rsidP="00495F1A">
      <w:pPr>
        <w:pStyle w:val="Heading3"/>
      </w:pPr>
      <w:bookmarkStart w:id="901" w:name="_Toc410196194"/>
      <w:bookmarkStart w:id="902" w:name="_Toc410196436"/>
      <w:bookmarkStart w:id="903" w:name="_Toc410196938"/>
      <w:bookmarkStart w:id="904" w:name="_Ref435434381"/>
      <w:bookmarkStart w:id="905" w:name="_Ref435434387"/>
      <w:r>
        <w:t>The Psalms of the Ninth Hour</w:t>
      </w:r>
      <w:bookmarkEnd w:id="901"/>
      <w:bookmarkEnd w:id="902"/>
      <w:bookmarkEnd w:id="903"/>
      <w:bookmarkEnd w:id="904"/>
      <w:bookmarkEnd w:id="90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06" w:name="_Ref434576482"/>
      <w:r>
        <w:rPr>
          <w:lang w:val="en-GB"/>
        </w:rPr>
        <w:t>The Psalms</w:t>
      </w:r>
      <w:r w:rsidR="00F14AA6">
        <w:rPr>
          <w:lang w:val="en-GB"/>
        </w:rPr>
        <w:t xml:space="preserve"> of the Afternoon (Ninth hour)</w:t>
      </w:r>
      <w:bookmarkEnd w:id="90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91E10">
        <w:t>Psalm</w:t>
      </w:r>
      <w:r w:rsidR="00091E10" w:rsidRPr="00AB1781">
        <w:t xml:space="preserve"> 95</w:t>
      </w:r>
      <w:r w:rsidR="00091E10">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91E10">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91E10">
        <w:t>Psalm</w:t>
      </w:r>
      <w:r w:rsidR="00091E10" w:rsidRPr="00AB1781">
        <w:t xml:space="preserve"> 96</w:t>
      </w:r>
      <w:r w:rsidR="00091E10">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91E10">
        <w:rPr>
          <w:noProof/>
        </w:rPr>
        <w:t>450</w:t>
      </w:r>
      <w:r w:rsidR="003A78C2">
        <w:fldChar w:fldCharType="end"/>
      </w:r>
    </w:p>
    <w:p w14:paraId="4BC7E9F7" w14:textId="77777777" w:rsidR="00091E10" w:rsidRDefault="001744DD" w:rsidP="00091E10">
      <w:pPr>
        <w:pStyle w:val="EngHang"/>
        <w:tabs>
          <w:tab w:val="left" w:leader="dot" w:pos="8280"/>
        </w:tabs>
      </w:pPr>
      <w:r>
        <w:fldChar w:fldCharType="begin"/>
      </w:r>
      <w:r>
        <w:instrText xml:space="preserve"> REF _Ref412111720 \h  \* MERGEFORMAT </w:instrText>
      </w:r>
      <w:r>
        <w:fldChar w:fldCharType="separate"/>
      </w:r>
      <w:r w:rsidR="00091E10">
        <w:t>Glory…</w:t>
      </w:r>
    </w:p>
    <w:p w14:paraId="1C2440CF" w14:textId="77777777" w:rsidR="00075EAD" w:rsidRDefault="00091E10" w:rsidP="00075EAD">
      <w:pPr>
        <w:pStyle w:val="EngHang"/>
        <w:tabs>
          <w:tab w:val="left" w:leader="dot" w:pos="8280"/>
        </w:tabs>
      </w:pPr>
      <w:r>
        <w:t>Psalm</w:t>
      </w:r>
      <w:r w:rsidRPr="00AB1781">
        <w:t xml:space="preserve"> 97</w:t>
      </w:r>
      <w:r>
        <w:t>: O sing to the Lord a new song, for the Lord has done wonders</w:t>
      </w:r>
      <w:r w:rsidR="001744DD">
        <w:fldChar w:fldCharType="end"/>
      </w:r>
      <w:r w:rsidR="00075EAD">
        <w:tab/>
      </w:r>
      <w:r w:rsidR="003A78C2">
        <w:fldChar w:fldCharType="begin"/>
      </w:r>
      <w:r w:rsidR="00075EAD">
        <w:instrText xml:space="preserve"> PAGEREF _Ref412111720 \h </w:instrText>
      </w:r>
      <w:r w:rsidR="003A78C2">
        <w:fldChar w:fldCharType="separate"/>
      </w:r>
      <w:r>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91E10">
        <w:t>Psalm</w:t>
      </w:r>
      <w:r w:rsidR="00091E10" w:rsidRPr="00AB1781">
        <w:t xml:space="preserve"> 98</w:t>
      </w:r>
      <w:r w:rsidR="00091E10">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091E10">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91E10">
        <w:t>Psalm</w:t>
      </w:r>
      <w:r w:rsidR="00091E10" w:rsidRPr="00AB1781">
        <w:t xml:space="preserve"> 99</w:t>
      </w:r>
      <w:r w:rsidR="00091E1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91E10">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91E10">
        <w:t>Psalm</w:t>
      </w:r>
      <w:r w:rsidR="00091E10" w:rsidRPr="00AB1781">
        <w:t xml:space="preserve"> 100</w:t>
      </w:r>
      <w:r w:rsidR="00091E1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91E10">
        <w:rPr>
          <w:noProof/>
        </w:rPr>
        <w:t>454</w:t>
      </w:r>
      <w:r w:rsidR="003A78C2">
        <w:fldChar w:fldCharType="end"/>
      </w:r>
    </w:p>
    <w:p w14:paraId="5205E154" w14:textId="77777777" w:rsidR="00091E10" w:rsidRPr="00AB1781" w:rsidRDefault="001744DD" w:rsidP="00091E10">
      <w:pPr>
        <w:pStyle w:val="EngHang"/>
        <w:tabs>
          <w:tab w:val="left" w:leader="dot" w:pos="8280"/>
        </w:tabs>
      </w:pPr>
      <w:r>
        <w:fldChar w:fldCharType="begin"/>
      </w:r>
      <w:r>
        <w:instrText xml:space="preserve"> REF _Ref412026343 \h  \* MERGEFORMAT </w:instrText>
      </w:r>
      <w:r>
        <w:fldChar w:fldCharType="separate"/>
      </w:r>
      <w:r w:rsidR="00091E10" w:rsidRPr="00AB1781">
        <w:t>K</w:t>
      </w:r>
      <w:r w:rsidR="00091E10">
        <w:t>athisma</w:t>
      </w:r>
      <w:r w:rsidR="00091E10" w:rsidRPr="00AB1781">
        <w:t xml:space="preserve"> 1</w:t>
      </w:r>
      <w:r w:rsidR="00091E10">
        <w:t>6</w:t>
      </w:r>
    </w:p>
    <w:p w14:paraId="13BE8987" w14:textId="77777777" w:rsidR="00075EAD" w:rsidRDefault="00091E10" w:rsidP="00075EAD">
      <w:pPr>
        <w:pStyle w:val="EngHang"/>
        <w:tabs>
          <w:tab w:val="left" w:leader="dot" w:pos="8280"/>
        </w:tabs>
      </w:pPr>
      <w:r>
        <w:t>Psalm</w:t>
      </w:r>
      <w:r w:rsidRPr="00AB1781">
        <w:t xml:space="preserve"> 109</w:t>
      </w:r>
      <w:r>
        <w:t>: The Lord said to my Lord: 'Sit at My right hand</w:t>
      </w:r>
      <w:r w:rsidR="001744DD">
        <w:fldChar w:fldCharType="end"/>
      </w:r>
      <w:r w:rsidR="00075EAD">
        <w:tab/>
      </w:r>
      <w:r w:rsidR="003A78C2">
        <w:fldChar w:fldCharType="begin"/>
      </w:r>
      <w:r w:rsidR="00075EAD">
        <w:instrText xml:space="preserve"> PAGEREF _Ref412026343 \h </w:instrText>
      </w:r>
      <w:r w:rsidR="003A78C2">
        <w:fldChar w:fldCharType="separate"/>
      </w:r>
      <w:r>
        <w:rPr>
          <w:noProof/>
        </w:rPr>
        <w:t>478</w:t>
      </w:r>
      <w:r w:rsidR="003A78C2">
        <w:fldChar w:fldCharType="end"/>
      </w:r>
    </w:p>
    <w:commentRangeStart w:id="90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91E10">
        <w:t>Psalm</w:t>
      </w:r>
      <w:r w:rsidR="00091E10" w:rsidRPr="00AB1781">
        <w:t xml:space="preserve"> 110</w:t>
      </w:r>
      <w:r w:rsidR="00091E10">
        <w:t>: I will thank You, O Lord, with my whole heart</w:t>
      </w:r>
      <w:r>
        <w:fldChar w:fldCharType="end"/>
      </w:r>
      <w:commentRangeEnd w:id="907"/>
      <w:r w:rsidR="00984EE6">
        <w:rPr>
          <w:rStyle w:val="CommentReference"/>
          <w:rFonts w:eastAsiaTheme="minorHAnsi" w:cstheme="minorBidi"/>
          <w:color w:val="auto"/>
          <w:lang w:val="en-CA"/>
        </w:rPr>
        <w:commentReference w:id="907"/>
      </w:r>
      <w:r w:rsidR="00075EAD">
        <w:tab/>
      </w:r>
      <w:r>
        <w:fldChar w:fldCharType="begin"/>
      </w:r>
      <w:r w:rsidR="00075EAD">
        <w:instrText xml:space="preserve"> PAGEREF _Ref412111792 \h </w:instrText>
      </w:r>
      <w:r>
        <w:fldChar w:fldCharType="separate"/>
      </w:r>
      <w:r w:rsidR="00091E10">
        <w:rPr>
          <w:noProof/>
        </w:rPr>
        <w:t>479</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91E10">
        <w:t>Psalm</w:t>
      </w:r>
      <w:r w:rsidR="00091E10" w:rsidRPr="00AB1781">
        <w:t xml:space="preserve"> 111</w:t>
      </w:r>
      <w:r w:rsidR="00091E1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91E10">
        <w:rPr>
          <w:noProof/>
        </w:rPr>
        <w:t>480</w:t>
      </w:r>
      <w:r w:rsidR="003A78C2">
        <w:fldChar w:fldCharType="end"/>
      </w:r>
    </w:p>
    <w:p w14:paraId="1494F45E" w14:textId="77777777" w:rsidR="00091E10" w:rsidRDefault="001744DD" w:rsidP="00091E10">
      <w:pPr>
        <w:pStyle w:val="EngHang"/>
        <w:tabs>
          <w:tab w:val="left" w:leader="dot" w:pos="8280"/>
        </w:tabs>
      </w:pPr>
      <w:r>
        <w:fldChar w:fldCharType="begin"/>
      </w:r>
      <w:r>
        <w:instrText xml:space="preserve"> REF _Ref412098484 \h  \* MERGEFORMAT </w:instrText>
      </w:r>
      <w:r>
        <w:fldChar w:fldCharType="separate"/>
      </w:r>
      <w:r w:rsidR="00091E10">
        <w:t>Glory…</w:t>
      </w:r>
    </w:p>
    <w:p w14:paraId="25F5E92C" w14:textId="77777777" w:rsidR="00075EAD" w:rsidRDefault="00091E10" w:rsidP="00075EAD">
      <w:pPr>
        <w:pStyle w:val="EngHang"/>
        <w:tabs>
          <w:tab w:val="left" w:leader="dot" w:pos="8280"/>
        </w:tabs>
      </w:pPr>
      <w:r>
        <w:t>Psalm</w:t>
      </w:r>
      <w:r w:rsidRPr="00AB1781">
        <w:t xml:space="preserve"> 112</w:t>
      </w:r>
      <w:r>
        <w:t>: Praise the Lord, you children</w:t>
      </w:r>
      <w:r w:rsidR="001744DD">
        <w:fldChar w:fldCharType="end"/>
      </w:r>
      <w:r w:rsidR="00075EAD">
        <w:tab/>
      </w:r>
      <w:r w:rsidR="003A78C2">
        <w:fldChar w:fldCharType="begin"/>
      </w:r>
      <w:r w:rsidR="00075EAD">
        <w:instrText xml:space="preserve"> PAGEREF _Ref412098484 \h </w:instrText>
      </w:r>
      <w:r w:rsidR="003A78C2">
        <w:fldChar w:fldCharType="separate"/>
      </w:r>
      <w:r>
        <w:rPr>
          <w:noProof/>
        </w:rPr>
        <w:t>480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91E10">
        <w:t>Psalm</w:t>
      </w:r>
      <w:r w:rsidR="00091E10" w:rsidRPr="00AB1781">
        <w:t xml:space="preserve"> 114</w:t>
      </w:r>
      <w:r w:rsidR="00091E10">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091E10">
        <w:rPr>
          <w:noProof/>
        </w:rPr>
        <w:t>484</w:t>
      </w:r>
      <w:r w:rsidR="003A78C2">
        <w:fldChar w:fldCharType="end"/>
      </w:r>
    </w:p>
    <w:p w14:paraId="1CF82BD7" w14:textId="77777777" w:rsidR="00091E10" w:rsidRDefault="001744DD" w:rsidP="00091E10">
      <w:pPr>
        <w:pStyle w:val="EngHang"/>
        <w:tabs>
          <w:tab w:val="left" w:leader="dot" w:pos="8280"/>
        </w:tabs>
      </w:pPr>
      <w:r>
        <w:lastRenderedPageBreak/>
        <w:fldChar w:fldCharType="begin"/>
      </w:r>
      <w:r>
        <w:instrText xml:space="preserve"> REF _Ref412026376 \h  \* MERGEFORMAT </w:instrText>
      </w:r>
      <w:r>
        <w:fldChar w:fldCharType="separate"/>
      </w:r>
      <w:r w:rsidR="00091E10">
        <w:t>Glory…</w:t>
      </w:r>
    </w:p>
    <w:p w14:paraId="0612CEB7" w14:textId="77777777" w:rsidR="00075EAD" w:rsidRDefault="00091E10" w:rsidP="00075EAD">
      <w:pPr>
        <w:pStyle w:val="EngHang"/>
        <w:tabs>
          <w:tab w:val="left" w:leader="dot" w:pos="8280"/>
        </w:tabs>
      </w:pPr>
      <w:r>
        <w:t>Psalm</w:t>
      </w:r>
      <w:r w:rsidRPr="00AB1781">
        <w:t xml:space="preserve"> 115</w:t>
      </w:r>
      <w:r>
        <w:t>: I believed and so I spoke; but I was deeply humiliated</w:t>
      </w:r>
      <w:r w:rsidR="001744DD">
        <w:fldChar w:fldCharType="end"/>
      </w:r>
      <w:r w:rsidR="00075EAD">
        <w:tab/>
      </w:r>
      <w:r w:rsidR="003A78C2">
        <w:fldChar w:fldCharType="begin"/>
      </w:r>
      <w:r w:rsidR="00075EAD">
        <w:instrText xml:space="preserve"> PAGEREF _Ref412026376 \h </w:instrText>
      </w:r>
      <w:r w:rsidR="003A78C2">
        <w:fldChar w:fldCharType="separate"/>
      </w:r>
      <w:r>
        <w:rPr>
          <w:noProof/>
        </w:rPr>
        <w:t>484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lastRenderedPageBreak/>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w:t>
      </w:r>
      <w:r>
        <w:lastRenderedPageBreak/>
        <w:t>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08" w:name="_Toc435800417"/>
      <w:r>
        <w:rPr>
          <w:lang w:val="en-GB"/>
        </w:rPr>
        <w:lastRenderedPageBreak/>
        <w:t>Reader’s Service</w:t>
      </w:r>
      <w:bookmarkEnd w:id="90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7446870" w14:textId="0E43C4B8" w:rsidR="00865FD4" w:rsidRDefault="00865FD4" w:rsidP="00865FD4">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91E1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91E10">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Pr>
          <w:lang w:val="en-US"/>
        </w:rPr>
      </w:r>
      <w:r>
        <w:rPr>
          <w:lang w:val="en-US"/>
        </w:rPr>
        <w:fldChar w:fldCharType="separate"/>
      </w:r>
      <w:r w:rsidR="00091E10">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sidR="00091E10">
        <w:rPr>
          <w:noProof/>
          <w:lang w:val="en-US"/>
        </w:rPr>
        <w:t>10</w:t>
      </w:r>
      <w:r>
        <w:rPr>
          <w:lang w:val="en-US"/>
        </w:rPr>
        <w:fldChar w:fldCharType="end"/>
      </w:r>
      <w:r>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091E1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91E10">
        <w:rPr>
          <w:noProof/>
          <w:lang w:val="en-US"/>
        </w:rPr>
        <w:t>10</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091E1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91E10">
        <w:rPr>
          <w:noProof/>
          <w:lang w:val="en-US"/>
        </w:rPr>
        <w:t>10</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091E10">
        <w:t>The Doxology of Prime</w:t>
      </w:r>
      <w:r>
        <w:fldChar w:fldCharType="end"/>
      </w:r>
      <w:r>
        <w:t xml:space="preserve">, page </w:t>
      </w:r>
      <w:r>
        <w:fldChar w:fldCharType="begin"/>
      </w:r>
      <w:r>
        <w:instrText xml:space="preserve"> PAGEREF _Ref412098903 \h </w:instrText>
      </w:r>
      <w:r>
        <w:fldChar w:fldCharType="separate"/>
      </w:r>
      <w:r w:rsidR="00091E10">
        <w:rPr>
          <w:noProof/>
        </w:rPr>
        <w:t>260</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091E10">
        <w:t>The Verses of the Cymbals</w:t>
      </w:r>
      <w:r>
        <w:fldChar w:fldCharType="end"/>
      </w:r>
      <w:r>
        <w:t xml:space="preserve">, page </w:t>
      </w:r>
      <w:r>
        <w:fldChar w:fldCharType="begin"/>
      </w:r>
      <w:r>
        <w:instrText xml:space="preserve"> PAGEREF _Ref435789344 \h </w:instrText>
      </w:r>
      <w:r>
        <w:fldChar w:fldCharType="separate"/>
      </w:r>
      <w:r w:rsidR="00091E10">
        <w:rPr>
          <w:noProof/>
        </w:rPr>
        <w:t>18</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91E10">
        <w:rPr>
          <w:noProof/>
          <w:lang w:val="en-US"/>
        </w:rPr>
        <w:t>378</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lastRenderedPageBreak/>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6A67A1EB" w14:textId="77777777" w:rsidR="000265CA" w:rsidRPr="00E91FC8" w:rsidRDefault="000265CA" w:rsidP="00865FD4">
      <w:pPr>
        <w:pStyle w:val="Priest"/>
      </w:pPr>
    </w:p>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5E975F6" w14:textId="7332D96E" w:rsidR="00AB78C6" w:rsidRPr="007E0213" w:rsidRDefault="00AB78C6" w:rsidP="00AB78C6">
      <w:pPr>
        <w:pStyle w:val="Rubric"/>
        <w:rPr>
          <w:lang w:val="en-GB"/>
        </w:rPr>
      </w:pPr>
      <w:r>
        <w:rPr>
          <w:lang w:val="en-GB"/>
        </w:rPr>
        <w:t xml:space="preserve">Read </w:t>
      </w:r>
      <w:r>
        <w:rPr>
          <w:lang w:val="en-GB"/>
        </w:rPr>
        <w:fldChar w:fldCharType="begin"/>
      </w:r>
      <w:r>
        <w:rPr>
          <w:lang w:val="en-GB"/>
        </w:rPr>
        <w:instrText xml:space="preserve"> REF _Ref435799254 \h </w:instrText>
      </w:r>
      <w:r>
        <w:rPr>
          <w:lang w:val="en-GB"/>
        </w:rPr>
      </w:r>
      <w:r>
        <w:rPr>
          <w:lang w:val="en-GB"/>
        </w:rPr>
        <w:fldChar w:fldCharType="separate"/>
      </w:r>
      <w:r w:rsidR="00091E10">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sidR="00091E10">
        <w:rPr>
          <w:noProof/>
          <w:lang w:val="en-GB"/>
        </w:rPr>
        <w:t>255</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rsidR="00091E10">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sidR="00091E10">
        <w:rPr>
          <w:noProof/>
          <w:lang w:val="en-GB"/>
        </w:rPr>
        <w:t>256</w:t>
      </w:r>
      <w:r>
        <w:rPr>
          <w:lang w:val="en-GB"/>
        </w:rPr>
        <w:fldChar w:fldCharType="end"/>
      </w:r>
      <w:r>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91E10">
        <w:rPr>
          <w:noProof/>
          <w:lang w:val="en-GB"/>
        </w:rPr>
        <w:t>256</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91E10">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091E10">
        <w:rPr>
          <w:noProof/>
          <w:lang w:val="en-GB"/>
        </w:rPr>
        <w:t>260</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lastRenderedPageBreak/>
        <w:t xml:space="preserve">Recite </w:t>
      </w:r>
      <w:r>
        <w:fldChar w:fldCharType="begin"/>
      </w:r>
      <w:r>
        <w:instrText xml:space="preserve"> REF _Ref435789927 \h </w:instrText>
      </w:r>
      <w:r>
        <w:fldChar w:fldCharType="separate"/>
      </w:r>
      <w:r w:rsidR="00091E10">
        <w:t>The Gloria</w:t>
      </w:r>
      <w:r>
        <w:fldChar w:fldCharType="end"/>
      </w:r>
      <w:r>
        <w:t xml:space="preserve"> and </w:t>
      </w:r>
      <w:r>
        <w:fldChar w:fldCharType="begin"/>
      </w:r>
      <w:r>
        <w:instrText xml:space="preserve"> REF _Ref435789969 \h </w:instrText>
      </w:r>
      <w:r>
        <w:fldChar w:fldCharType="separate"/>
      </w:r>
      <w:r w:rsidR="00091E10">
        <w:t>The Trisagion</w:t>
      </w:r>
      <w:r>
        <w:fldChar w:fldCharType="end"/>
      </w:r>
      <w:r>
        <w:t xml:space="preserve">, page </w:t>
      </w:r>
      <w:r>
        <w:fldChar w:fldCharType="begin"/>
      </w:r>
      <w:r>
        <w:instrText xml:space="preserve"> PAGEREF _Ref435789927 \h </w:instrText>
      </w:r>
      <w:r>
        <w:fldChar w:fldCharType="separate"/>
      </w:r>
      <w:r w:rsidR="00091E10">
        <w:rPr>
          <w:noProof/>
        </w:rPr>
        <w:t>29</w:t>
      </w:r>
      <w:r>
        <w:fldChar w:fldCharType="end"/>
      </w:r>
      <w:r>
        <w:t xml:space="preserve">. Continue through </w:t>
      </w:r>
      <w:r>
        <w:fldChar w:fldCharType="begin"/>
      </w:r>
      <w:r>
        <w:instrText xml:space="preserve"> REF _Ref435799700 \h </w:instrText>
      </w:r>
      <w:r>
        <w:fldChar w:fldCharType="separate"/>
      </w:r>
      <w:r w:rsidR="00091E10">
        <w:t>The Doxologies</w:t>
      </w:r>
      <w:r>
        <w:fldChar w:fldCharType="end"/>
      </w:r>
      <w:r>
        <w:t xml:space="preserve"> and </w:t>
      </w:r>
      <w:r>
        <w:fldChar w:fldCharType="begin"/>
      </w:r>
      <w:r>
        <w:instrText xml:space="preserve"> REF _Ref435799710 \h </w:instrText>
      </w:r>
      <w:r>
        <w:fldChar w:fldCharType="separate"/>
      </w:r>
      <w:r w:rsidR="00091E10">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lastRenderedPageBreak/>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77777777"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lastRenderedPageBreak/>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t>
      </w:r>
      <w:r>
        <w:lastRenderedPageBreak/>
        <w:t>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091E10">
        <w:t>The Psalms of the Third Hour</w:t>
      </w:r>
      <w:r>
        <w:fldChar w:fldCharType="end"/>
      </w:r>
      <w:r>
        <w:t xml:space="preserve">, page </w:t>
      </w:r>
      <w:r>
        <w:fldChar w:fldCharType="begin"/>
      </w:r>
      <w:r>
        <w:instrText xml:space="preserve"> PAGEREF _Ref435800057 \h </w:instrText>
      </w:r>
      <w:r>
        <w:fldChar w:fldCharType="separate"/>
      </w:r>
      <w:r w:rsidR="00091E10">
        <w:rPr>
          <w:noProof/>
        </w:rPr>
        <w:t>272</w:t>
      </w:r>
      <w:r>
        <w:fldChar w:fldCharType="end"/>
      </w:r>
      <w:r>
        <w:t xml:space="preserve">, and continue with </w:t>
      </w:r>
      <w:r>
        <w:fldChar w:fldCharType="begin"/>
      </w:r>
      <w:r>
        <w:instrText xml:space="preserve"> REF _Ref435800080 \h </w:instrText>
      </w:r>
      <w:r>
        <w:fldChar w:fldCharType="separate"/>
      </w:r>
      <w:r w:rsidR="00091E10">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77777777" w:rsidR="00D74F7B" w:rsidRPr="004A6996" w:rsidRDefault="00D74F7B" w:rsidP="00FC3604">
            <w:pPr>
              <w:pStyle w:val="BodyNoIndent"/>
            </w:pPr>
            <w:r w:rsidRPr="004A6996">
              <w:t>We worship Thee,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77777777" w:rsidR="00D74F7B" w:rsidRDefault="00D74F7B" w:rsidP="00FC3604">
            <w:pPr>
              <w:pStyle w:val="BodyNoIndent"/>
            </w:pPr>
            <w:r w:rsidRPr="007D1A2B">
              <w:t>Glory to Thee,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495F1A">
      <w:pPr>
        <w:pStyle w:val="Heading1"/>
      </w:pPr>
      <w:bookmarkStart w:id="909" w:name="_Toc410196195"/>
      <w:bookmarkStart w:id="910" w:name="_Toc410196437"/>
      <w:bookmarkStart w:id="911" w:name="_Toc410196939"/>
      <w:bookmarkStart w:id="912" w:name="_Toc435800418"/>
      <w:r>
        <w:br w:type="page"/>
      </w:r>
    </w:p>
    <w:p w14:paraId="3E3884D1" w14:textId="09063238" w:rsidR="00495F1A" w:rsidRDefault="00495F1A" w:rsidP="00495F1A">
      <w:pPr>
        <w:pStyle w:val="Heading1"/>
      </w:pPr>
      <w:r>
        <w:lastRenderedPageBreak/>
        <w:t>The Book of the Psalter</w:t>
      </w:r>
      <w:bookmarkEnd w:id="909"/>
      <w:bookmarkEnd w:id="910"/>
      <w:bookmarkEnd w:id="911"/>
      <w:bookmarkEnd w:id="912"/>
    </w:p>
    <w:p w14:paraId="56CD18CB" w14:textId="108ADFC9"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C7BA29D" w:rsidR="00CB700D" w:rsidRDefault="00CB700D" w:rsidP="00CB700D">
            <w:r>
              <w:fldChar w:fldCharType="begin"/>
            </w:r>
            <w:r>
              <w:instrText xml:space="preserve"> REF _Ref435438401 \h </w:instrText>
            </w:r>
            <w:r>
              <w:fldChar w:fldCharType="separate"/>
            </w:r>
            <w:r w:rsidR="00091E10" w:rsidRPr="00AB1781">
              <w:t>K</w:t>
            </w:r>
            <w:r w:rsidR="00091E10">
              <w:t>athisma</w:t>
            </w:r>
            <w:r w:rsidR="00091E10" w:rsidRPr="00AB1781">
              <w:t xml:space="preserve"> 1</w:t>
            </w:r>
            <w:r>
              <w:fldChar w:fldCharType="end"/>
            </w:r>
          </w:p>
        </w:tc>
        <w:tc>
          <w:tcPr>
            <w:tcW w:w="3024" w:type="dxa"/>
          </w:tcPr>
          <w:p w14:paraId="3E7DF9CE" w14:textId="65370D77" w:rsidR="00CB700D" w:rsidRDefault="00CB700D" w:rsidP="0044639B">
            <w:r>
              <w:fldChar w:fldCharType="begin"/>
            </w:r>
            <w:r>
              <w:instrText xml:space="preserve"> REF _Ref435438475 \h </w:instrText>
            </w:r>
            <w:r>
              <w:fldChar w:fldCharType="separate"/>
            </w:r>
            <w:r w:rsidR="00091E10" w:rsidRPr="00AB1781">
              <w:t>K</w:t>
            </w:r>
            <w:r w:rsidR="00091E10">
              <w:t>athisma 2</w:t>
            </w:r>
            <w:r>
              <w:fldChar w:fldCharType="end"/>
            </w:r>
            <w:r>
              <w:t xml:space="preserve">, </w:t>
            </w:r>
            <w:r>
              <w:fldChar w:fldCharType="begin"/>
            </w:r>
            <w:r>
              <w:instrText xml:space="preserve"> REF _Ref435438484 \h </w:instrText>
            </w:r>
            <w:r>
              <w:fldChar w:fldCharType="separate"/>
            </w:r>
            <w:r w:rsidR="00091E10" w:rsidRPr="00AB1781">
              <w:t>K</w:t>
            </w:r>
            <w:r w:rsidR="00091E10">
              <w:t>athisma 3</w:t>
            </w:r>
            <w:r>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20117AD" w:rsidR="00CB700D" w:rsidRDefault="00CB700D" w:rsidP="0044639B">
            <w:r>
              <w:fldChar w:fldCharType="begin"/>
            </w:r>
            <w:r>
              <w:instrText xml:space="preserve"> REF _Ref435438525 \h </w:instrText>
            </w:r>
            <w:r>
              <w:fldChar w:fldCharType="separate"/>
            </w:r>
            <w:r w:rsidR="00091E10" w:rsidRPr="00AB1781">
              <w:t>K</w:t>
            </w:r>
            <w:r w:rsidR="00091E10">
              <w:t>athisma 4</w:t>
            </w:r>
            <w:r>
              <w:fldChar w:fldCharType="end"/>
            </w:r>
            <w:r>
              <w:t xml:space="preserve">, </w:t>
            </w:r>
            <w:r>
              <w:fldChar w:fldCharType="begin"/>
            </w:r>
            <w:r>
              <w:instrText xml:space="preserve"> REF _Ref435438533 \h </w:instrText>
            </w:r>
            <w:r>
              <w:fldChar w:fldCharType="separate"/>
            </w:r>
            <w:r w:rsidR="00091E10" w:rsidRPr="00AB1781">
              <w:t>K</w:t>
            </w:r>
            <w:r w:rsidR="00091E10">
              <w:t>athisma 5</w:t>
            </w:r>
            <w:r>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00091E10" w:rsidRPr="00AB1781">
              <w:t>K</w:t>
            </w:r>
            <w:r w:rsidR="00091E10">
              <w:t>athisma 6</w:t>
            </w:r>
            <w:r>
              <w:fldChar w:fldCharType="end"/>
            </w:r>
          </w:p>
        </w:tc>
        <w:tc>
          <w:tcPr>
            <w:tcW w:w="3024" w:type="dxa"/>
          </w:tcPr>
          <w:p w14:paraId="082B149A" w14:textId="11A7637C" w:rsidR="00CB700D" w:rsidRDefault="00CB700D" w:rsidP="0044639B">
            <w:r>
              <w:fldChar w:fldCharType="begin"/>
            </w:r>
            <w:r>
              <w:instrText xml:space="preserve"> REF _Ref435438556 \h </w:instrText>
            </w:r>
            <w:r>
              <w:fldChar w:fldCharType="separate"/>
            </w:r>
            <w:r w:rsidR="00091E10" w:rsidRPr="00AB1781">
              <w:t>K</w:t>
            </w:r>
            <w:r w:rsidR="00091E10">
              <w:t>athisma 7</w:t>
            </w:r>
            <w:r>
              <w:fldChar w:fldCharType="end"/>
            </w:r>
            <w:r>
              <w:t xml:space="preserve">, </w:t>
            </w:r>
            <w:r>
              <w:fldChar w:fldCharType="begin"/>
            </w:r>
            <w:r>
              <w:instrText xml:space="preserve"> REF _Ref435438564 \h </w:instrText>
            </w:r>
            <w:r>
              <w:fldChar w:fldCharType="separate"/>
            </w:r>
            <w:r w:rsidR="00091E10" w:rsidRPr="00AB1781">
              <w:t>K</w:t>
            </w:r>
            <w:r w:rsidR="00091E10">
              <w:t>athisma 8</w:t>
            </w:r>
            <w:r>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00091E10" w:rsidRPr="00AB1781">
              <w:t>K</w:t>
            </w:r>
            <w:r w:rsidR="00091E10">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1842A3A" w:rsidR="00CB700D" w:rsidRDefault="00CB700D" w:rsidP="0044639B">
            <w:r>
              <w:fldChar w:fldCharType="begin"/>
            </w:r>
            <w:r>
              <w:instrText xml:space="preserve"> REF _Ref435438597 \h </w:instrText>
            </w:r>
            <w:r>
              <w:fldChar w:fldCharType="separate"/>
            </w:r>
            <w:r w:rsidR="00091E10" w:rsidRPr="00AB1781">
              <w:t>K</w:t>
            </w:r>
            <w:r w:rsidR="00091E10">
              <w:t>athisma</w:t>
            </w:r>
            <w:r w:rsidR="00091E10" w:rsidRPr="00AB1781">
              <w:t xml:space="preserve"> 1</w:t>
            </w:r>
            <w:r w:rsidR="00091E10">
              <w:t>2</w:t>
            </w:r>
            <w:r>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00091E10" w:rsidRPr="00AB1781">
              <w:t>K</w:t>
            </w:r>
            <w:r w:rsidR="00091E10">
              <w:t>athisma</w:t>
            </w:r>
            <w:r w:rsidR="00091E10" w:rsidRPr="00AB1781">
              <w:t xml:space="preserve"> 1</w:t>
            </w:r>
            <w:r w:rsidR="00091E10">
              <w:t>5</w:t>
            </w:r>
            <w:r>
              <w:fldChar w:fldCharType="end"/>
            </w:r>
          </w:p>
        </w:tc>
        <w:tc>
          <w:tcPr>
            <w:tcW w:w="3024" w:type="dxa"/>
          </w:tcPr>
          <w:p w14:paraId="6DD26E94" w14:textId="7C82AD97" w:rsidR="00CB700D" w:rsidRDefault="00CB700D" w:rsidP="0044639B">
            <w:r>
              <w:fldChar w:fldCharType="begin"/>
            </w:r>
            <w:r>
              <w:instrText xml:space="preserve"> REF _Ref435438630 \h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w:instrText>
            </w:r>
            <w:r>
              <w:fldChar w:fldCharType="separate"/>
            </w:r>
            <w:r w:rsidR="00091E10" w:rsidRPr="00AB1781">
              <w:t>K</w:t>
            </w:r>
            <w:r w:rsidR="00091E10">
              <w:t>athisma</w:t>
            </w:r>
            <w:r w:rsidR="00091E10" w:rsidRPr="00AB1781">
              <w:t xml:space="preserve"> 1</w:t>
            </w:r>
            <w:r w:rsidR="00091E10">
              <w:t>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2C6A34" w:rsidR="00CB700D" w:rsidRDefault="00CB700D"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r>
              <w:t xml:space="preserve">, </w:t>
            </w:r>
            <w:r>
              <w:fldChar w:fldCharType="begin"/>
            </w:r>
            <w:r>
              <w:instrText xml:space="preserve"> REF _Ref435438665 \h </w:instrText>
            </w:r>
            <w:r>
              <w:fldChar w:fldCharType="separate"/>
            </w:r>
            <w:r w:rsidR="00091E10" w:rsidRPr="00AB1781">
              <w:t>K</w:t>
            </w:r>
            <w:r w:rsidR="00091E10">
              <w:t>athisma 20</w:t>
            </w:r>
            <w:r>
              <w:fldChar w:fldCharType="end"/>
            </w:r>
          </w:p>
        </w:tc>
      </w:tr>
    </w:tbl>
    <w:p w14:paraId="180CC246" w14:textId="149F5FEB" w:rsidR="00CB700D" w:rsidRDefault="00CB700D" w:rsidP="0044639B">
      <w:r>
        <w:t>During Great Lent in the Byzantine Rite, the Psalms are divided between all the hours to be said twice a week, in weeks 1-4, and 5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795FC61" w:rsidR="0023608C" w:rsidRDefault="0023608C" w:rsidP="00860FCB">
            <w:pPr>
              <w:jc w:val="left"/>
            </w:pPr>
            <w:r>
              <w:fldChar w:fldCharType="begin"/>
            </w:r>
            <w:r>
              <w:instrText xml:space="preserve"> REF _Ref435438475 \h  \* MERGEFORMAT </w:instrText>
            </w:r>
            <w:r>
              <w:fldChar w:fldCharType="separate"/>
            </w:r>
            <w:r w:rsidR="00091E10" w:rsidRPr="00AB1781">
              <w:t>K</w:t>
            </w:r>
            <w:r w:rsidR="00091E10">
              <w:t>athisma 2</w:t>
            </w:r>
            <w:r>
              <w:fldChar w:fldCharType="end"/>
            </w:r>
            <w:r>
              <w:t xml:space="preserve">, </w:t>
            </w:r>
            <w:r>
              <w:fldChar w:fldCharType="begin"/>
            </w:r>
            <w:r>
              <w:instrText xml:space="preserve"> REF _Ref435438484 \h  \* MERGEFORMAT </w:instrText>
            </w:r>
            <w:r>
              <w:fldChar w:fldCharType="separate"/>
            </w:r>
            <w:r w:rsidR="00091E10" w:rsidRPr="00AB1781">
              <w:t>K</w:t>
            </w:r>
            <w:r w:rsidR="00091E10">
              <w:t>athisma 3</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4620AD43" w:rsidR="0023608C" w:rsidRDefault="0023608C" w:rsidP="00860FCB">
            <w:pPr>
              <w:jc w:val="left"/>
            </w:pPr>
            <w:r>
              <w:fldChar w:fldCharType="begin"/>
            </w:r>
            <w:r>
              <w:instrText xml:space="preserve"> REF _Ref435438525 \h  \* MERGEFORMAT </w:instrText>
            </w:r>
            <w:r>
              <w:fldChar w:fldCharType="separate"/>
            </w:r>
            <w:r w:rsidR="00091E10" w:rsidRPr="00AB1781">
              <w:t>K</w:t>
            </w:r>
            <w:r w:rsidR="00091E10">
              <w:t>athisma 4</w:t>
            </w:r>
            <w:r>
              <w:fldChar w:fldCharType="end"/>
            </w:r>
            <w:r>
              <w:t xml:space="preserve">, </w:t>
            </w:r>
            <w:r>
              <w:fldChar w:fldCharType="begin"/>
            </w:r>
            <w:r>
              <w:instrText xml:space="preserve"> REF _Ref435438533 \h  \* MERGEFORMAT </w:instrText>
            </w:r>
            <w:r>
              <w:fldChar w:fldCharType="separate"/>
            </w:r>
            <w:r w:rsidR="00091E10" w:rsidRPr="00AB1781">
              <w:t>K</w:t>
            </w:r>
            <w:r w:rsidR="00091E10">
              <w:t>athisma 5</w:t>
            </w:r>
            <w:r>
              <w:fldChar w:fldCharType="end"/>
            </w:r>
            <w:r>
              <w:t xml:space="preserve">, </w:t>
            </w:r>
            <w:r>
              <w:fldChar w:fldCharType="begin"/>
            </w:r>
            <w:r>
              <w:instrText xml:space="preserve"> REF _Ref435438548 \h  \* MERGEFORMAT </w:instrText>
            </w:r>
            <w:r>
              <w:fldChar w:fldCharType="separate"/>
            </w:r>
            <w:r w:rsidR="00091E10" w:rsidRPr="00AB1781">
              <w:t>K</w:t>
            </w:r>
            <w:r w:rsidR="00091E10">
              <w:t>athisma 6</w:t>
            </w:r>
            <w:r>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6EA3CD23" w:rsidR="0023608C" w:rsidRDefault="0023608C" w:rsidP="0044639B">
            <w:r>
              <w:fldChar w:fldCharType="begin"/>
            </w:r>
            <w:r>
              <w:instrText xml:space="preserve"> REF _Ref435438556 \h  \* MERGEFORMAT </w:instrText>
            </w:r>
            <w:r>
              <w:fldChar w:fldCharType="separate"/>
            </w:r>
            <w:r w:rsidR="00091E10" w:rsidRPr="00AB1781">
              <w:t>K</w:t>
            </w:r>
            <w:r w:rsidR="00091E10">
              <w:t>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091E10" w:rsidRPr="00AB1781">
              <w:t>K</w:t>
            </w:r>
            <w:r w:rsidR="00091E10">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091E10" w:rsidRPr="00AB1781">
              <w:t>K</w:t>
            </w:r>
            <w:r w:rsidR="00091E10">
              <w:t>athisma 9</w:t>
            </w:r>
            <w:r>
              <w:fldChar w:fldCharType="end"/>
            </w:r>
          </w:p>
        </w:tc>
        <w:tc>
          <w:tcPr>
            <w:tcW w:w="1224" w:type="dxa"/>
          </w:tcPr>
          <w:p w14:paraId="2F051557" w14:textId="3709C544"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CF1A6D8" w:rsidR="0023608C" w:rsidRDefault="0023608C" w:rsidP="00860FCB">
            <w:pPr>
              <w:jc w:val="left"/>
            </w:pPr>
            <w:r>
              <w:fldChar w:fldCharType="begin"/>
            </w:r>
            <w:r>
              <w:instrText xml:space="preserve"> REF _Ref435438582 \h </w:instrText>
            </w:r>
            <w:r w:rsidR="00860FCB">
              <w:instrText xml:space="preserve"> \* MERGEFORMAT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1</w:t>
            </w:r>
            <w:r>
              <w:fldChar w:fldCharType="end"/>
            </w:r>
            <w:r>
              <w:t xml:space="preserve">, </w:t>
            </w:r>
            <w:r>
              <w:fldChar w:fldCharType="begin"/>
            </w:r>
            <w:r>
              <w:instrText xml:space="preserve"> REF _Ref435438597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2</w:t>
            </w:r>
            <w:r>
              <w:fldChar w:fldCharType="end"/>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296" w:type="dxa"/>
          </w:tcPr>
          <w:p w14:paraId="3EC74CAE" w14:textId="3A9A5D22" w:rsidR="0023608C" w:rsidRDefault="0023608C" w:rsidP="0044639B">
            <w:r>
              <w:fldChar w:fldCharType="begin"/>
            </w:r>
            <w:r>
              <w:instrText xml:space="preserve"> REF _Ref435438630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6</w:t>
            </w:r>
            <w:r>
              <w:fldChar w:fldCharType="end"/>
            </w:r>
          </w:p>
        </w:tc>
        <w:tc>
          <w:tcPr>
            <w:tcW w:w="1224" w:type="dxa"/>
          </w:tcPr>
          <w:p w14:paraId="2242B4C0" w14:textId="4EF3C262"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7309AC0B" w14:textId="1D2F3F1A" w:rsidR="0023608C" w:rsidRDefault="0023608C" w:rsidP="00860FCB">
            <w:pPr>
              <w:jc w:val="left"/>
            </w:pPr>
            <w:r>
              <w:fldChar w:fldCharType="begin"/>
            </w:r>
            <w:r>
              <w:instrText xml:space="preserve"> REF _Ref435438658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91E10" w:rsidRPr="00AB1781">
              <w:t>K</w:t>
            </w:r>
            <w:r w:rsidR="00091E10">
              <w:t>athisma 20</w:t>
            </w:r>
            <w:r>
              <w:fldChar w:fldCharType="end"/>
            </w:r>
            <w:r>
              <w:t xml:space="preserve">, </w:t>
            </w:r>
            <w:r>
              <w:fldChar w:fldCharType="begin"/>
            </w:r>
            <w:r>
              <w:instrText xml:space="preserve"> REF _Ref435438401 \h </w:instrText>
            </w:r>
            <w:r w:rsidR="00860FCB">
              <w:instrText xml:space="preserve"> \* MERGEFORMAT </w:instrText>
            </w:r>
            <w:r>
              <w:fldChar w:fldCharType="separate"/>
            </w:r>
            <w:r w:rsidR="00091E10" w:rsidRPr="00AB1781">
              <w:t>K</w:t>
            </w:r>
            <w:r w:rsidR="00091E10">
              <w:t>athisma</w:t>
            </w:r>
            <w:r w:rsidR="00091E10" w:rsidRPr="00AB1781">
              <w:t xml:space="preserve"> 1</w:t>
            </w:r>
            <w:r>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091E10" w:rsidRPr="00AB1781">
              <w:t>K</w:t>
            </w:r>
            <w:r w:rsidR="00091E10">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091E10" w:rsidRPr="00AB1781">
              <w:t>K</w:t>
            </w:r>
            <w:r w:rsidR="00091E10">
              <w:t>athisma 3</w:t>
            </w:r>
            <w:r>
              <w:fldChar w:fldCharType="end"/>
            </w:r>
          </w:p>
        </w:tc>
        <w:tc>
          <w:tcPr>
            <w:tcW w:w="1357" w:type="dxa"/>
          </w:tcPr>
          <w:p w14:paraId="01C738AC" w14:textId="61417F0F" w:rsidR="0023608C" w:rsidRDefault="0023608C" w:rsidP="0044639B">
            <w:r>
              <w:fldChar w:fldCharType="begin"/>
            </w:r>
            <w:r>
              <w:instrText xml:space="preserve"> REF _Ref435438525 \h </w:instrText>
            </w:r>
            <w:r w:rsidR="00860FCB">
              <w:instrText xml:space="preserve"> \* MERGEFORMAT </w:instrText>
            </w:r>
            <w:r>
              <w:fldChar w:fldCharType="separate"/>
            </w:r>
            <w:r w:rsidR="00091E10" w:rsidRPr="00AB1781">
              <w:t>K</w:t>
            </w:r>
            <w:r w:rsidR="00091E10">
              <w:t>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091E10" w:rsidRPr="00AB1781">
              <w:t>K</w:t>
            </w:r>
            <w:r w:rsidR="00091E10">
              <w:t>athisma 5</w:t>
            </w:r>
            <w:r>
              <w:fldChar w:fldCharType="end"/>
            </w:r>
          </w:p>
        </w:tc>
        <w:tc>
          <w:tcPr>
            <w:tcW w:w="1224" w:type="dxa"/>
          </w:tcPr>
          <w:p w14:paraId="168D1BA3" w14:textId="298A45BE"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D6BD8B0" w:rsidR="0023608C" w:rsidRDefault="0023608C" w:rsidP="00860FCB">
            <w:pPr>
              <w:jc w:val="left"/>
            </w:pPr>
            <w:r>
              <w:fldChar w:fldCharType="begin"/>
            </w:r>
            <w:r>
              <w:instrText xml:space="preserve"> REF _Ref435438548 \h </w:instrText>
            </w:r>
            <w:r w:rsidR="00860FCB">
              <w:instrText xml:space="preserve"> \* MERGEFORMAT </w:instrText>
            </w:r>
            <w:r>
              <w:fldChar w:fldCharType="separate"/>
            </w:r>
            <w:r w:rsidR="00091E10" w:rsidRPr="00AB1781">
              <w:t>K</w:t>
            </w:r>
            <w:r w:rsidR="00091E10">
              <w:t>athisma 6</w:t>
            </w:r>
            <w:r>
              <w:fldChar w:fldCharType="end"/>
            </w:r>
            <w:r>
              <w:t xml:space="preserve">, </w:t>
            </w:r>
            <w:r>
              <w:fldChar w:fldCharType="begin"/>
            </w:r>
            <w:r>
              <w:instrText xml:space="preserve"> REF _Ref435438556 \h </w:instrText>
            </w:r>
            <w:r w:rsidR="00860FCB">
              <w:instrText xml:space="preserve"> \* MERGEFORMAT </w:instrText>
            </w:r>
            <w:r>
              <w:fldChar w:fldCharType="separate"/>
            </w:r>
            <w:r w:rsidR="00091E10" w:rsidRPr="00AB1781">
              <w:t>K</w:t>
            </w:r>
            <w:r w:rsidR="00091E10">
              <w:t>athisma 7</w:t>
            </w:r>
            <w:r>
              <w:fldChar w:fldCharType="end"/>
            </w:r>
            <w:r>
              <w:t xml:space="preserve">, </w:t>
            </w:r>
            <w:r>
              <w:fldChar w:fldCharType="begin"/>
            </w:r>
            <w:r>
              <w:instrText xml:space="preserve"> REF _Ref435438564 \h </w:instrText>
            </w:r>
            <w:r w:rsidR="00860FCB">
              <w:instrText xml:space="preserve"> \* MERGEFORMAT </w:instrText>
            </w:r>
            <w:r>
              <w:fldChar w:fldCharType="separate"/>
            </w:r>
            <w:r w:rsidR="00091E10" w:rsidRPr="00AB1781">
              <w:t>K</w:t>
            </w:r>
            <w:r w:rsidR="00091E10">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091E10" w:rsidRPr="00AB1781">
              <w:t>K</w:t>
            </w:r>
            <w:r w:rsidR="00091E10">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091E10" w:rsidRPr="00AB1781">
              <w:t>K</w:t>
            </w:r>
            <w:r w:rsidR="00091E10">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1</w:t>
            </w:r>
            <w:r>
              <w:fldChar w:fldCharType="end"/>
            </w:r>
          </w:p>
        </w:tc>
        <w:tc>
          <w:tcPr>
            <w:tcW w:w="1296" w:type="dxa"/>
          </w:tcPr>
          <w:p w14:paraId="770BA86D" w14:textId="795A11C6" w:rsidR="0023608C" w:rsidRDefault="0023608C" w:rsidP="0044639B">
            <w:r>
              <w:fldChar w:fldCharType="begin"/>
            </w:r>
            <w:r>
              <w:instrText xml:space="preserve"> REF _Ref435438597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2</w:t>
            </w:r>
            <w:r>
              <w:fldChar w:fldCharType="end"/>
            </w:r>
          </w:p>
        </w:tc>
        <w:tc>
          <w:tcPr>
            <w:tcW w:w="1224" w:type="dxa"/>
          </w:tcPr>
          <w:p w14:paraId="0145692B" w14:textId="0F68D8FC"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091E10" w:rsidRPr="00AB1781">
              <w:t>K</w:t>
            </w:r>
            <w:r w:rsidR="00091E10">
              <w:t>athisma 20</w:t>
            </w:r>
            <w:r>
              <w:fldChar w:fldCharType="end"/>
            </w:r>
          </w:p>
        </w:tc>
        <w:tc>
          <w:tcPr>
            <w:tcW w:w="1296" w:type="dxa"/>
          </w:tcPr>
          <w:p w14:paraId="5DADC05D" w14:textId="77777777" w:rsidR="0023608C" w:rsidRDefault="0023608C" w:rsidP="0044639B"/>
        </w:tc>
        <w:tc>
          <w:tcPr>
            <w:tcW w:w="1224" w:type="dxa"/>
          </w:tcPr>
          <w:p w14:paraId="5A9094E5" w14:textId="16629F2B" w:rsidR="0023608C" w:rsidRDefault="00860FCB" w:rsidP="0044639B">
            <w:r>
              <w:fldChar w:fldCharType="begin"/>
            </w:r>
            <w:r>
              <w:instrText xml:space="preserve"> REF _Ref435438650 \h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4B57E422" w:rsidR="0023608C" w:rsidRDefault="0023608C" w:rsidP="00860FCB">
            <w:pPr>
              <w:jc w:val="left"/>
            </w:pPr>
            <w:r>
              <w:fldChar w:fldCharType="begin"/>
            </w:r>
            <w:r>
              <w:instrText xml:space="preserve"> REF _Ref435438630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05D7D721" w:rsidR="0023608C" w:rsidRDefault="00860FCB" w:rsidP="0044639B">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p>
        </w:tc>
      </w:tr>
    </w:tbl>
    <w:p w14:paraId="3807EC02" w14:textId="77777777" w:rsidR="00860FCB" w:rsidRDefault="00860FCB" w:rsidP="0044639B"/>
    <w:p w14:paraId="4F96F41D" w14:textId="77777777" w:rsidR="00860FCB" w:rsidRDefault="00860FCB">
      <w:pPr>
        <w:jc w:val="left"/>
      </w:pPr>
      <w:r>
        <w:br w:type="page"/>
      </w:r>
    </w:p>
    <w:p w14:paraId="3E1AE777" w14:textId="22F5ED22" w:rsidR="00CB700D" w:rsidRDefault="00CB700D" w:rsidP="0044639B">
      <w:r>
        <w:lastRenderedPageBreak/>
        <w:t>Week 5 of Lent:</w:t>
      </w:r>
    </w:p>
    <w:tbl>
      <w:tblPr>
        <w:tblStyle w:val="TableGrid"/>
        <w:tblW w:w="0" w:type="auto"/>
        <w:tblLook w:val="04A0" w:firstRow="1" w:lastRow="0" w:firstColumn="1" w:lastColumn="0" w:noHBand="0" w:noVBand="1"/>
      </w:tblPr>
      <w:tblGrid>
        <w:gridCol w:w="1410"/>
        <w:gridCol w:w="1122"/>
        <w:gridCol w:w="1312"/>
        <w:gridCol w:w="1312"/>
        <w:gridCol w:w="1312"/>
        <w:gridCol w:w="1363"/>
        <w:gridCol w:w="1241"/>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04BEE50" w:rsidR="00860FCB" w:rsidRDefault="00860FCB" w:rsidP="00CB700D">
            <w:r>
              <w:fldChar w:fldCharType="begin"/>
            </w:r>
            <w:r>
              <w:instrText xml:space="preserve"> REF _Ref435438475 \h  \* MERGEFORMAT </w:instrText>
            </w:r>
            <w:r>
              <w:fldChar w:fldCharType="separate"/>
            </w:r>
            <w:r w:rsidR="00091E10" w:rsidRPr="00AB1781">
              <w:t>K</w:t>
            </w:r>
            <w:r w:rsidR="00091E10">
              <w:t>athisma 2</w:t>
            </w:r>
            <w:r>
              <w:fldChar w:fldCharType="end"/>
            </w:r>
            <w:r>
              <w:t xml:space="preserve">, </w:t>
            </w:r>
            <w:r>
              <w:fldChar w:fldCharType="begin"/>
            </w:r>
            <w:r>
              <w:instrText xml:space="preserve"> REF _Ref435438484 \h  \* MERGEFORMAT </w:instrText>
            </w:r>
            <w:r>
              <w:fldChar w:fldCharType="separate"/>
            </w:r>
            <w:r w:rsidR="00091E10" w:rsidRPr="00AB1781">
              <w:t>K</w:t>
            </w:r>
            <w:r w:rsidR="00091E10">
              <w:t>athisma 3</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77777777" w:rsidR="00860FCB" w:rsidRDefault="00860FCB" w:rsidP="00860FCB">
            <w:pPr>
              <w:jc w:val="left"/>
            </w:pPr>
            <w:r>
              <w:fldChar w:fldCharType="begin"/>
            </w:r>
            <w:r>
              <w:instrText xml:space="preserve"> REF _Ref435438525 \h  \* MERGEFORMAT </w:instrText>
            </w:r>
            <w:r>
              <w:fldChar w:fldCharType="separate"/>
            </w:r>
            <w:r w:rsidR="00091E10" w:rsidRPr="00AB1781">
              <w:t>K</w:t>
            </w:r>
            <w:r w:rsidR="00091E10">
              <w:t>athisma 4</w:t>
            </w:r>
            <w:r>
              <w:fldChar w:fldCharType="end"/>
            </w:r>
            <w:r>
              <w:t xml:space="preserve">, </w:t>
            </w:r>
            <w:r>
              <w:fldChar w:fldCharType="begin"/>
            </w:r>
            <w:r>
              <w:instrText xml:space="preserve"> REF _Ref435438533 \h  \* MERGEFORMAT </w:instrText>
            </w:r>
            <w:r>
              <w:fldChar w:fldCharType="separate"/>
            </w:r>
            <w:r w:rsidR="00091E10" w:rsidRPr="00AB1781">
              <w:t>K</w:t>
            </w:r>
            <w:r w:rsidR="00091E10">
              <w:t>athisma 5</w:t>
            </w:r>
            <w:r>
              <w:fldChar w:fldCharType="end"/>
            </w:r>
            <w:r>
              <w:t xml:space="preserve">, </w:t>
            </w:r>
            <w:r>
              <w:fldChar w:fldCharType="begin"/>
            </w:r>
            <w:r>
              <w:instrText xml:space="preserve"> REF _Ref435438548 \h  \* MERGEFORMAT </w:instrText>
            </w:r>
            <w:r>
              <w:fldChar w:fldCharType="separate"/>
            </w:r>
            <w:r w:rsidR="00091E10" w:rsidRPr="00AB1781">
              <w:t>K</w:t>
            </w:r>
            <w:r w:rsidR="00091E10">
              <w:t>athisma 6</w:t>
            </w:r>
            <w:r>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77777777" w:rsidR="00860FCB" w:rsidRDefault="00860FCB" w:rsidP="00CB700D">
            <w:r>
              <w:fldChar w:fldCharType="begin"/>
            </w:r>
            <w:r>
              <w:instrText xml:space="preserve"> REF _Ref435438556 \h </w:instrText>
            </w:r>
            <w:r>
              <w:fldChar w:fldCharType="separate"/>
            </w:r>
            <w:r w:rsidR="00091E10" w:rsidRPr="00AB1781">
              <w:t>K</w:t>
            </w:r>
            <w:r w:rsidR="00091E10">
              <w:t>athisma 7</w:t>
            </w:r>
            <w:r>
              <w:fldChar w:fldCharType="end"/>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091E10" w:rsidRPr="00AB1781">
              <w:t>K</w:t>
            </w:r>
            <w:r w:rsidR="00091E10">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091E10" w:rsidRPr="00AB1781">
              <w:t>K</w:t>
            </w:r>
            <w:r w:rsidR="00091E10">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091E10" w:rsidRPr="00AB1781">
              <w:t>K</w:t>
            </w:r>
            <w:r w:rsidR="00091E10">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17C88759" w:rsidR="00860FCB" w:rsidRDefault="00860FCB" w:rsidP="00CB700D">
            <w:r>
              <w:fldChar w:fldCharType="begin"/>
            </w:r>
            <w:r>
              <w:instrText xml:space="preserve"> REF _Ref435438587 \h  \* MERGEFORMAT </w:instrText>
            </w:r>
            <w:r>
              <w:fldChar w:fldCharType="separate"/>
            </w:r>
            <w:r w:rsidR="00091E10" w:rsidRPr="00AB1781">
              <w:t>K</w:t>
            </w:r>
            <w:r w:rsidR="00091E10">
              <w:t>athisma</w:t>
            </w:r>
            <w:r w:rsidR="00091E10" w:rsidRPr="00AB1781">
              <w:t xml:space="preserve"> 1</w:t>
            </w:r>
            <w:r w:rsidR="00091E10">
              <w:t>1</w:t>
            </w:r>
            <w:r>
              <w:fldChar w:fldCharType="end"/>
            </w:r>
            <w:r>
              <w:t xml:space="preserve">, </w:t>
            </w:r>
            <w:r>
              <w:fldChar w:fldCharType="begin"/>
            </w:r>
            <w:r>
              <w:instrText xml:space="preserve"> REF _Ref435438597 \h  \* MERGEFORMAT </w:instrText>
            </w:r>
            <w:r>
              <w:fldChar w:fldCharType="separate"/>
            </w:r>
            <w:r w:rsidR="00091E10" w:rsidRPr="00AB1781">
              <w:t>K</w:t>
            </w:r>
            <w:r w:rsidR="00091E10">
              <w:t>athisma</w:t>
            </w:r>
            <w:r w:rsidR="00091E10" w:rsidRPr="00AB1781">
              <w:t xml:space="preserve"> 1</w:t>
            </w:r>
            <w:r w:rsidR="00091E10">
              <w:t>2</w:t>
            </w:r>
            <w:r>
              <w:fldChar w:fldCharType="end"/>
            </w:r>
            <w:r>
              <w:t xml:space="preserve">, </w:t>
            </w:r>
            <w:r>
              <w:fldChar w:fldCharType="begin"/>
            </w:r>
            <w:r>
              <w:instrText xml:space="preserve"> REF _Ref435438606 \h  \* MERGEFORMAT </w:instrText>
            </w:r>
            <w:r>
              <w:fldChar w:fldCharType="separate"/>
            </w:r>
            <w:r w:rsidR="00091E10" w:rsidRPr="00AB1781">
              <w:t>K</w:t>
            </w:r>
            <w:r w:rsidR="00091E10">
              <w:t>athisma</w:t>
            </w:r>
            <w:r w:rsidR="00091E10" w:rsidRPr="00AB1781">
              <w:t xml:space="preserve"> 1</w:t>
            </w:r>
            <w:r w:rsidR="00091E10">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091E10" w:rsidRPr="00AB1781">
              <w:t>K</w:t>
            </w:r>
            <w:r w:rsidR="00091E10">
              <w:t>athisma</w:t>
            </w:r>
            <w:r w:rsidR="00091E10" w:rsidRPr="00AB1781">
              <w:t xml:space="preserve"> 1</w:t>
            </w:r>
            <w:r w:rsidR="00091E10">
              <w:t>5</w:t>
            </w:r>
            <w:r>
              <w:fldChar w:fldCharType="end"/>
            </w:r>
          </w:p>
        </w:tc>
        <w:tc>
          <w:tcPr>
            <w:tcW w:w="1349" w:type="dxa"/>
          </w:tcPr>
          <w:p w14:paraId="083DEB75" w14:textId="6A0DF80A" w:rsidR="00860FCB" w:rsidRDefault="00860FCB" w:rsidP="00CB700D">
            <w:r>
              <w:fldChar w:fldCharType="begin"/>
            </w:r>
            <w:r>
              <w:instrText xml:space="preserve"> REF _Ref435438630 \h </w:instrText>
            </w:r>
            <w:r>
              <w:fldChar w:fldCharType="separate"/>
            </w:r>
            <w:r w:rsidR="00091E10" w:rsidRPr="00AB1781">
              <w:t>K</w:t>
            </w:r>
            <w:r w:rsidR="00091E10">
              <w:t>athisma</w:t>
            </w:r>
            <w:r w:rsidR="00091E10" w:rsidRPr="00AB1781">
              <w:t xml:space="preserve"> 1</w:t>
            </w:r>
            <w:r w:rsidR="00091E10">
              <w:t>6</w:t>
            </w:r>
            <w:r>
              <w:fldChar w:fldCharType="end"/>
            </w:r>
          </w:p>
        </w:tc>
        <w:tc>
          <w:tcPr>
            <w:tcW w:w="1397" w:type="dxa"/>
          </w:tcPr>
          <w:p w14:paraId="4A7EA8FE" w14:textId="5EBAEE1D" w:rsidR="00860FCB" w:rsidRDefault="00860FCB" w:rsidP="00CB700D">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c>
          <w:tcPr>
            <w:tcW w:w="1053" w:type="dxa"/>
          </w:tcPr>
          <w:p w14:paraId="44703D7B" w14:textId="2FAD1A67" w:rsidR="00860FCB" w:rsidRDefault="00860FCB" w:rsidP="00860FC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3592BAB2" w:rsidR="00860FCB" w:rsidRDefault="00860FCB" w:rsidP="00CB700D">
            <w:r>
              <w:fldChar w:fldCharType="begin"/>
            </w:r>
            <w:r>
              <w:instrText xml:space="preserve"> REF _Ref435438665 \h  \* MERGEFORMAT </w:instrText>
            </w:r>
            <w:r>
              <w:fldChar w:fldCharType="separate"/>
            </w:r>
            <w:r w:rsidR="00091E10" w:rsidRPr="00AB1781">
              <w:t>K</w:t>
            </w:r>
            <w:r w:rsidR="00091E10">
              <w:t>athisma 20</w:t>
            </w:r>
            <w:r>
              <w:fldChar w:fldCharType="end"/>
            </w:r>
            <w:r>
              <w:t xml:space="preserve">, </w:t>
            </w:r>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r>
              <w:t xml:space="preserve">, </w:t>
            </w:r>
            <w:r>
              <w:fldChar w:fldCharType="begin"/>
            </w:r>
            <w:r>
              <w:instrText xml:space="preserve"> REF _Ref435438475 \h  \* MERGEFORMAT </w:instrText>
            </w:r>
            <w:r>
              <w:fldChar w:fldCharType="separate"/>
            </w:r>
            <w:r w:rsidR="00091E10" w:rsidRPr="00AB1781">
              <w:t>K</w:t>
            </w:r>
            <w:r w:rsidR="00091E10">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091E10" w:rsidRPr="00AB1781">
              <w:t>K</w:t>
            </w:r>
            <w:r w:rsidR="00091E10">
              <w:t>athisma 3</w:t>
            </w:r>
            <w:r>
              <w:fldChar w:fldCharType="end"/>
            </w:r>
          </w:p>
        </w:tc>
        <w:tc>
          <w:tcPr>
            <w:tcW w:w="1349" w:type="dxa"/>
          </w:tcPr>
          <w:p w14:paraId="1E69249F" w14:textId="14C4066B" w:rsidR="00860FCB" w:rsidRDefault="00860FCB" w:rsidP="00CB700D">
            <w:r>
              <w:fldChar w:fldCharType="begin"/>
            </w:r>
            <w:r>
              <w:instrText xml:space="preserve"> REF _Ref435438525 \h </w:instrText>
            </w:r>
            <w:r>
              <w:fldChar w:fldCharType="separate"/>
            </w:r>
            <w:r w:rsidR="00091E10" w:rsidRPr="00AB1781">
              <w:t>K</w:t>
            </w:r>
            <w:r w:rsidR="00091E10">
              <w:t>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091E10" w:rsidRPr="00AB1781">
              <w:t>K</w:t>
            </w:r>
            <w:r w:rsidR="00091E10">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091E10" w:rsidRPr="00AB1781">
              <w:t>K</w:t>
            </w:r>
            <w:r w:rsidR="00091E10">
              <w:t>athisma 6</w:t>
            </w:r>
            <w:r>
              <w:fldChar w:fldCharType="end"/>
            </w:r>
          </w:p>
        </w:tc>
        <w:tc>
          <w:tcPr>
            <w:tcW w:w="1053" w:type="dxa"/>
          </w:tcPr>
          <w:p w14:paraId="34010E41" w14:textId="5333E058" w:rsidR="00860FCB" w:rsidRDefault="00860FCB" w:rsidP="00CB700D">
            <w:r>
              <w:fldChar w:fldCharType="begin"/>
            </w:r>
            <w:r>
              <w:instrText xml:space="preserve"> REF _Ref435438556 \h </w:instrText>
            </w:r>
            <w:r>
              <w:fldChar w:fldCharType="separate"/>
            </w:r>
            <w:r w:rsidR="00091E10" w:rsidRPr="00AB1781">
              <w:t>K</w:t>
            </w:r>
            <w:r w:rsidR="00091E10">
              <w:t>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091E10" w:rsidRPr="00AB1781">
              <w:t>K</w:t>
            </w:r>
            <w:r w:rsidR="00091E10">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091E10" w:rsidRPr="00AB1781">
              <w:t>K</w:t>
            </w:r>
            <w:r w:rsidR="00091E10">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091E10" w:rsidRPr="00AB1781">
              <w:t>K</w:t>
            </w:r>
            <w:r w:rsidR="00091E10">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c>
          <w:tcPr>
            <w:tcW w:w="1053" w:type="dxa"/>
          </w:tcPr>
          <w:p w14:paraId="570FF90A" w14:textId="5BC25CFE" w:rsidR="00860FCB" w:rsidRDefault="00860FCB" w:rsidP="00CB700D">
            <w:r>
              <w:fldChar w:fldCharType="begin"/>
            </w:r>
            <w:r>
              <w:instrText xml:space="preserve"> REF _Ref435438597 \h  \* MERGEFORMAT </w:instrText>
            </w:r>
            <w:r>
              <w:fldChar w:fldCharType="separate"/>
            </w:r>
            <w:r w:rsidR="00091E10" w:rsidRPr="00AB1781">
              <w:t>K</w:t>
            </w:r>
            <w:r w:rsidR="00091E10">
              <w:t>athisma</w:t>
            </w:r>
            <w:r w:rsidR="00091E10" w:rsidRPr="00AB1781">
              <w:t xml:space="preserve"> 1</w:t>
            </w:r>
            <w:r w:rsidR="00091E10">
              <w:t>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091E10" w:rsidRPr="00AB1781">
              <w:t>K</w:t>
            </w:r>
            <w:r w:rsidR="00091E10">
              <w:t>athisma 20</w:t>
            </w:r>
            <w:r>
              <w:fldChar w:fldCharType="end"/>
            </w:r>
          </w:p>
        </w:tc>
        <w:tc>
          <w:tcPr>
            <w:tcW w:w="1397" w:type="dxa"/>
          </w:tcPr>
          <w:p w14:paraId="42095843" w14:textId="77777777" w:rsidR="00860FCB" w:rsidRDefault="00860FCB" w:rsidP="00CB700D"/>
        </w:tc>
        <w:tc>
          <w:tcPr>
            <w:tcW w:w="1053" w:type="dxa"/>
          </w:tcPr>
          <w:p w14:paraId="02181986" w14:textId="0863EC33" w:rsidR="00860FCB" w:rsidRDefault="00860FCB" w:rsidP="00CB700D">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7DD1027" w:rsidR="00860FCB" w:rsidRDefault="00860FCB" w:rsidP="00CB700D">
            <w:r>
              <w:fldChar w:fldCharType="begin"/>
            </w:r>
            <w:r>
              <w:instrText xml:space="preserve"> REF _Ref435438630 \h  \* MERGEFORMAT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B8FD95A" w:rsidR="00860FCB" w:rsidRDefault="00860FCB" w:rsidP="00CB700D">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p>
        </w:tc>
      </w:tr>
    </w:tbl>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439145C5" w:rsidR="00860FCB" w:rsidRDefault="00860FCB" w:rsidP="0044639B">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r>
              <w:t xml:space="preserve">, </w:t>
            </w:r>
            <w:r>
              <w:fldChar w:fldCharType="begin"/>
            </w:r>
            <w:r>
              <w:instrText xml:space="preserve"> REF _Ref435438475 \h  \* MERGEFORMAT </w:instrText>
            </w:r>
            <w:r>
              <w:fldChar w:fldCharType="separate"/>
            </w:r>
            <w:r w:rsidR="00091E10" w:rsidRPr="00AB1781">
              <w:t>K</w:t>
            </w:r>
            <w:r w:rsidR="00091E10">
              <w:t>athisma 2</w:t>
            </w:r>
            <w:r>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05051CC8" w:rsidR="00860FCB" w:rsidRDefault="00860FCB" w:rsidP="0044639B">
            <w:r>
              <w:fldChar w:fldCharType="begin"/>
            </w:r>
            <w:r>
              <w:instrText xml:space="preserve"> REF _Ref435438525 \h </w:instrText>
            </w:r>
            <w:r>
              <w:fldChar w:fldCharType="separate"/>
            </w:r>
            <w:r w:rsidR="00091E10" w:rsidRPr="00AB1781">
              <w:t>K</w:t>
            </w:r>
            <w:r w:rsidR="00091E10">
              <w:t>athisma 4</w:t>
            </w:r>
            <w:r>
              <w:fldChar w:fldCharType="end"/>
            </w:r>
            <w:r>
              <w:t xml:space="preserve">, </w:t>
            </w:r>
            <w:r>
              <w:fldChar w:fldCharType="begin"/>
            </w:r>
            <w:r>
              <w:instrText xml:space="preserve"> REF _Ref435438533 \h </w:instrText>
            </w:r>
            <w:r>
              <w:fldChar w:fldCharType="separate"/>
            </w:r>
            <w:r w:rsidR="00091E10" w:rsidRPr="00AB1781">
              <w:t>K</w:t>
            </w:r>
            <w:r w:rsidR="00091E10">
              <w:t>athisma 5</w:t>
            </w:r>
            <w:r>
              <w:fldChar w:fldCharType="end"/>
            </w:r>
            <w:r>
              <w:t xml:space="preserve">, </w:t>
            </w:r>
            <w:r>
              <w:fldChar w:fldCharType="begin"/>
            </w:r>
            <w:r>
              <w:instrText xml:space="preserve"> REF _Ref435438548 \h </w:instrText>
            </w:r>
            <w:r>
              <w:fldChar w:fldCharType="separate"/>
            </w:r>
            <w:r w:rsidR="00091E10" w:rsidRPr="00AB1781">
              <w:t>K</w:t>
            </w:r>
            <w:r w:rsidR="00091E10">
              <w:t>athisma 6</w:t>
            </w:r>
            <w:r>
              <w:fldChar w:fldCharType="end"/>
            </w:r>
          </w:p>
        </w:tc>
        <w:tc>
          <w:tcPr>
            <w:tcW w:w="1897" w:type="dxa"/>
          </w:tcPr>
          <w:p w14:paraId="7DB9D2A0" w14:textId="44BAD988" w:rsidR="00860FCB" w:rsidRDefault="00860FCB" w:rsidP="0044639B">
            <w:r>
              <w:fldChar w:fldCharType="begin"/>
            </w:r>
            <w:r>
              <w:instrText xml:space="preserve"> REF _Ref435438556 \h </w:instrText>
            </w:r>
            <w:r>
              <w:fldChar w:fldCharType="separate"/>
            </w:r>
            <w:r w:rsidR="00091E10" w:rsidRPr="00AB1781">
              <w:t>K</w:t>
            </w:r>
            <w:r w:rsidR="00091E10">
              <w:t>athisma 7</w:t>
            </w:r>
            <w:r>
              <w:fldChar w:fldCharType="end"/>
            </w:r>
          </w:p>
        </w:tc>
        <w:tc>
          <w:tcPr>
            <w:tcW w:w="1897" w:type="dxa"/>
          </w:tcPr>
          <w:p w14:paraId="5CD23E42" w14:textId="4A60653B" w:rsidR="00860FCB" w:rsidRDefault="00860FCB" w:rsidP="0044639B">
            <w:r>
              <w:fldChar w:fldCharType="begin"/>
            </w:r>
            <w:r>
              <w:instrText xml:space="preserve"> REF _Ref435438564 \h </w:instrText>
            </w:r>
            <w:r>
              <w:fldChar w:fldCharType="separate"/>
            </w:r>
            <w:r w:rsidR="00091E10" w:rsidRPr="00AB1781">
              <w:t>K</w:t>
            </w:r>
            <w:r w:rsidR="00091E10">
              <w:t>athisma 8</w:t>
            </w:r>
            <w:r>
              <w:fldChar w:fldCharType="end"/>
            </w:r>
          </w:p>
        </w:tc>
        <w:tc>
          <w:tcPr>
            <w:tcW w:w="1626" w:type="dxa"/>
          </w:tcPr>
          <w:p w14:paraId="19B7455E" w14:textId="3486C17A"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E1A0D32" w:rsidR="00860FCB" w:rsidRDefault="00860FCB" w:rsidP="0044639B">
            <w:r>
              <w:fldChar w:fldCharType="begin"/>
            </w:r>
            <w:r>
              <w:instrText xml:space="preserve"> REF _Ref435438574 \h </w:instrText>
            </w:r>
            <w:r>
              <w:fldChar w:fldCharType="separate"/>
            </w:r>
            <w:r w:rsidR="00091E10" w:rsidRPr="00AB1781">
              <w:t>K</w:t>
            </w:r>
            <w:r w:rsidR="00091E10">
              <w:t>athisma 9</w:t>
            </w:r>
            <w:r>
              <w:fldChar w:fldCharType="end"/>
            </w:r>
            <w:r>
              <w:t xml:space="preserve">, </w:t>
            </w:r>
            <w:r>
              <w:fldChar w:fldCharType="begin"/>
            </w:r>
            <w:r>
              <w:instrText xml:space="preserve"> REF _Ref435438582 \h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c>
          <w:tcPr>
            <w:tcW w:w="1897" w:type="dxa"/>
          </w:tcPr>
          <w:p w14:paraId="21C0D0D2" w14:textId="35FF051C" w:rsidR="00860FCB" w:rsidRDefault="00860FCB" w:rsidP="0044639B">
            <w:r>
              <w:fldChar w:fldCharType="begin"/>
            </w:r>
            <w:r>
              <w:instrText xml:space="preserve"> REF _Ref435438597 \h </w:instrText>
            </w:r>
            <w:r>
              <w:fldChar w:fldCharType="separate"/>
            </w:r>
            <w:r w:rsidR="00091E10" w:rsidRPr="00AB1781">
              <w:t>K</w:t>
            </w:r>
            <w:r w:rsidR="00091E10">
              <w:t>athisma</w:t>
            </w:r>
            <w:r w:rsidR="00091E10" w:rsidRPr="00AB1781">
              <w:t xml:space="preserve"> 1</w:t>
            </w:r>
            <w:r w:rsidR="00091E10">
              <w:t>2</w:t>
            </w:r>
            <w:r>
              <w:fldChar w:fldCharType="end"/>
            </w:r>
          </w:p>
        </w:tc>
        <w:tc>
          <w:tcPr>
            <w:tcW w:w="1897" w:type="dxa"/>
          </w:tcPr>
          <w:p w14:paraId="7D17BE62" w14:textId="150BEE47" w:rsidR="00860FCB" w:rsidRDefault="00860FCB" w:rsidP="0044639B">
            <w:r>
              <w:fldChar w:fldCharType="begin"/>
            </w:r>
            <w:r>
              <w:instrText xml:space="preserve"> REF _Ref435438606 \h </w:instrText>
            </w:r>
            <w:r>
              <w:fldChar w:fldCharType="separate"/>
            </w:r>
            <w:r w:rsidR="00091E10" w:rsidRPr="00AB1781">
              <w:t>K</w:t>
            </w:r>
            <w:r w:rsidR="00091E10">
              <w:t>athisma</w:t>
            </w:r>
            <w:r w:rsidR="00091E10" w:rsidRPr="00AB1781">
              <w:t xml:space="preserve"> 1</w:t>
            </w:r>
            <w:r w:rsidR="00091E10">
              <w:t>3</w:t>
            </w:r>
            <w:r>
              <w:fldChar w:fldCharType="end"/>
            </w:r>
          </w:p>
        </w:tc>
        <w:tc>
          <w:tcPr>
            <w:tcW w:w="1626" w:type="dxa"/>
          </w:tcPr>
          <w:p w14:paraId="699A0621" w14:textId="30B937D1"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148BD400" w:rsidR="00860FCB" w:rsidRDefault="00860FCB" w:rsidP="0044639B">
            <w:r>
              <w:fldChar w:fldCharType="begin"/>
            </w:r>
            <w:r>
              <w:instrText xml:space="preserve"> REF _Ref435438613 \h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 MERGEFORMAT </w:instrText>
            </w:r>
            <w:r>
              <w:fldChar w:fldCharType="separate"/>
            </w:r>
            <w:r w:rsidR="00091E10" w:rsidRPr="00AB1781">
              <w:t>K</w:t>
            </w:r>
            <w:r w:rsidR="00091E10">
              <w:t>athisma</w:t>
            </w:r>
            <w:r w:rsidR="00091E10" w:rsidRPr="00AB1781">
              <w:t xml:space="preserve"> 1</w:t>
            </w:r>
            <w:r w:rsidR="00091E10">
              <w:t>5</w:t>
            </w:r>
            <w:r>
              <w:fldChar w:fldCharType="end"/>
            </w:r>
            <w:r>
              <w:t xml:space="preserve">, </w:t>
            </w:r>
            <w:r>
              <w:fldChar w:fldCharType="begin"/>
            </w:r>
            <w:r>
              <w:instrText xml:space="preserve"> REF _Ref435438630 \h  \* MERGEFORMAT </w:instrText>
            </w:r>
            <w:r>
              <w:fldChar w:fldCharType="separate"/>
            </w:r>
            <w:r w:rsidR="00091E10" w:rsidRPr="00AB1781">
              <w:t>K</w:t>
            </w:r>
            <w:r w:rsidR="00091E10">
              <w:t>athisma</w:t>
            </w:r>
            <w:r w:rsidR="00091E10" w:rsidRPr="00AB1781">
              <w:t xml:space="preserve"> 1</w:t>
            </w:r>
            <w:r w:rsidR="00091E10">
              <w:t>6</w:t>
            </w:r>
            <w:r>
              <w:fldChar w:fldCharType="end"/>
            </w:r>
          </w:p>
        </w:tc>
        <w:tc>
          <w:tcPr>
            <w:tcW w:w="1897" w:type="dxa"/>
          </w:tcPr>
          <w:p w14:paraId="3852DD66" w14:textId="5DE459EB" w:rsidR="00860FCB" w:rsidRDefault="00860FCB" w:rsidP="0044639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p>
        </w:tc>
        <w:tc>
          <w:tcPr>
            <w:tcW w:w="1897" w:type="dxa"/>
          </w:tcPr>
          <w:p w14:paraId="5E045184" w14:textId="7A08C695" w:rsidR="00860FCB" w:rsidRDefault="00860FCB" w:rsidP="0044639B">
            <w:r>
              <w:fldChar w:fldCharType="begin"/>
            </w:r>
            <w:r>
              <w:instrText xml:space="preserve"> REF _Ref435438665 \h </w:instrText>
            </w:r>
            <w:r>
              <w:fldChar w:fldCharType="separate"/>
            </w:r>
            <w:r w:rsidR="00091E10" w:rsidRPr="00AB1781">
              <w:t>K</w:t>
            </w:r>
            <w:r w:rsidR="00091E10">
              <w:t>athisma 20</w:t>
            </w:r>
            <w:r>
              <w:fldChar w:fldCharType="end"/>
            </w:r>
          </w:p>
        </w:tc>
        <w:tc>
          <w:tcPr>
            <w:tcW w:w="1626" w:type="dxa"/>
          </w:tcPr>
          <w:p w14:paraId="3107D5D5" w14:textId="4C9F263D"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5BC743F7" w:rsidR="00860FCB" w:rsidRDefault="00860FCB" w:rsidP="0044639B">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Pr="0044639B" w:rsidRDefault="00F933DE" w:rsidP="00F933DE">
      <w:r>
        <w:tab/>
        <w:t>now and ever, and to the ages of ages. Amen.</w:t>
      </w:r>
    </w:p>
    <w:p w14:paraId="088E4514" w14:textId="52E7DC05" w:rsidR="00646263" w:rsidRPr="00AB1781" w:rsidRDefault="00646263" w:rsidP="00646263">
      <w:pPr>
        <w:pStyle w:val="Heading2"/>
      </w:pPr>
      <w:bookmarkStart w:id="913" w:name="_Ref435438401"/>
      <w:bookmarkStart w:id="914" w:name="_Toc435800419"/>
      <w:bookmarkStart w:id="915" w:name="_Ref412098127"/>
      <w:r w:rsidRPr="00AB1781">
        <w:lastRenderedPageBreak/>
        <w:t>K</w:t>
      </w:r>
      <w:r>
        <w:t>athisma</w:t>
      </w:r>
      <w:r w:rsidRPr="00AB1781">
        <w:t xml:space="preserve"> 1</w:t>
      </w:r>
      <w:bookmarkEnd w:id="913"/>
      <w:bookmarkEnd w:id="914"/>
    </w:p>
    <w:p w14:paraId="194C0DDC" w14:textId="77777777" w:rsidR="00980D99" w:rsidRDefault="00980D99" w:rsidP="00980D99">
      <w:pPr>
        <w:pStyle w:val="Heading3"/>
      </w:pPr>
      <w:r>
        <w:t>Psalm 1: Blessed is the man</w:t>
      </w:r>
      <w:bookmarkEnd w:id="915"/>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916" w:name="_Ref412098168"/>
      <w:r>
        <w:t>Psalm</w:t>
      </w:r>
      <w:r w:rsidR="00E54261" w:rsidRPr="00AB1781">
        <w:t xml:space="preserve"> 2</w:t>
      </w:r>
      <w:r>
        <w:t>: Why do the nations rage</w:t>
      </w:r>
      <w:bookmarkEnd w:id="916"/>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917" w:name="_Ref412026989"/>
      <w:r>
        <w:lastRenderedPageBreak/>
        <w:t>Psalm</w:t>
      </w:r>
      <w:r w:rsidR="00E54261" w:rsidRPr="00AB1781">
        <w:t xml:space="preserve"> 3</w:t>
      </w:r>
      <w:r>
        <w:t>: Lord, how many are those who trouble me</w:t>
      </w:r>
      <w:bookmarkEnd w:id="917"/>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9C1C97">
      <w:pPr>
        <w:pStyle w:val="Heading3"/>
      </w:pPr>
      <w:bookmarkStart w:id="918" w:name="_Ref412025808"/>
      <w:r>
        <w:t>Psalm</w:t>
      </w:r>
      <w:r w:rsidR="00E54261" w:rsidRPr="00AB1781">
        <w:t xml:space="preserve"> 4</w:t>
      </w:r>
      <w:r>
        <w:t xml:space="preserve">: </w:t>
      </w:r>
      <w:r w:rsidR="00390B7C">
        <w:t>You hear</w:t>
      </w:r>
      <w:r>
        <w:t xml:space="preserve"> me when I call</w:t>
      </w:r>
      <w:bookmarkEnd w:id="918"/>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9C1C97">
      <w:pPr>
        <w:pStyle w:val="Heading3"/>
      </w:pPr>
      <w:bookmarkStart w:id="919" w:name="_Ref412098238"/>
      <w:r>
        <w:t>Psalm</w:t>
      </w:r>
      <w:r w:rsidR="00E54261" w:rsidRPr="00AB1781">
        <w:t xml:space="preserve"> 5</w:t>
      </w:r>
      <w:r>
        <w:t>: Give ear to my words, O Lord</w:t>
      </w:r>
      <w:bookmarkEnd w:id="919"/>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920" w:name="_Ref412025822"/>
      <w:r>
        <w:t>Psalm</w:t>
      </w:r>
      <w:r w:rsidR="00E54261" w:rsidRPr="00AB1781">
        <w:t xml:space="preserve"> 6</w:t>
      </w:r>
      <w:r>
        <w:t xml:space="preserve">: O Lord, rebuke me, but not in </w:t>
      </w:r>
      <w:r w:rsidR="00390B7C">
        <w:t>Your</w:t>
      </w:r>
      <w:r>
        <w:t xml:space="preserve"> anger</w:t>
      </w:r>
      <w:bookmarkEnd w:id="920"/>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9C1C97">
      <w:pPr>
        <w:pStyle w:val="Heading3"/>
      </w:pPr>
      <w:bookmarkStart w:id="921" w:name="_Ref412098295"/>
      <w:r>
        <w:t>Psalm</w:t>
      </w:r>
      <w:r w:rsidR="00E54261" w:rsidRPr="00AB1781">
        <w:t xml:space="preserve"> 8</w:t>
      </w:r>
      <w:r>
        <w:t xml:space="preserve">: O Lord, our Lord, how wonderful is </w:t>
      </w:r>
      <w:r w:rsidR="001040C8">
        <w:t>Your N</w:t>
      </w:r>
      <w:r>
        <w:t>ame</w:t>
      </w:r>
      <w:bookmarkEnd w:id="921"/>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646263">
      <w:pPr>
        <w:pStyle w:val="Heading2"/>
      </w:pPr>
      <w:bookmarkStart w:id="922" w:name="_Ref435438475"/>
      <w:bookmarkStart w:id="923" w:name="_Toc435800420"/>
      <w:r w:rsidRPr="00AB1781">
        <w:lastRenderedPageBreak/>
        <w:t>K</w:t>
      </w:r>
      <w:r>
        <w:t>athisma 2</w:t>
      </w:r>
      <w:bookmarkEnd w:id="922"/>
      <w:bookmarkEnd w:id="923"/>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lastRenderedPageBreak/>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lastRenderedPageBreak/>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lastRenderedPageBreak/>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5755FA8B" w14:textId="18798AD4" w:rsidR="00F933DE" w:rsidRDefault="00F933DE" w:rsidP="00F933DE">
      <w:pPr>
        <w:pStyle w:val="Rubric"/>
      </w:pPr>
      <w:bookmarkStart w:id="924" w:name="_Ref412098310"/>
      <w:r>
        <w:t>Glory…</w:t>
      </w:r>
    </w:p>
    <w:p w14:paraId="754E037B" w14:textId="77777777" w:rsidR="00435BD3" w:rsidRPr="00435BD3" w:rsidRDefault="00435BD3" w:rsidP="00435BD3">
      <w:pPr>
        <w:pStyle w:val="Heading3"/>
      </w:pPr>
      <w:r>
        <w:lastRenderedPageBreak/>
        <w:t>Psalm</w:t>
      </w:r>
      <w:r w:rsidRPr="00AB1781">
        <w:t xml:space="preserve"> 11</w:t>
      </w:r>
      <w:r>
        <w:t>: Save me, O Lord, for there is no saint left</w:t>
      </w:r>
      <w:bookmarkEnd w:id="92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925" w:name="_Ref412025965"/>
      <w:r>
        <w:t>Psalm</w:t>
      </w:r>
      <w:r w:rsidRPr="00AB1781">
        <w:t xml:space="preserve"> 12</w:t>
      </w:r>
      <w:r>
        <w:t xml:space="preserve">: How long, O Lord? Wilt </w:t>
      </w:r>
      <w:r w:rsidR="001040C8">
        <w:t>You</w:t>
      </w:r>
      <w:r>
        <w:t xml:space="preserve"> forget me for ever?</w:t>
      </w:r>
      <w:bookmarkEnd w:id="92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lastRenderedPageBreak/>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lastRenderedPageBreak/>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435BD3">
      <w:pPr>
        <w:pStyle w:val="Heading3"/>
      </w:pPr>
      <w:bookmarkStart w:id="926" w:name="_Ref412098343"/>
      <w:r>
        <w:t>Psalm</w:t>
      </w:r>
      <w:r w:rsidRPr="00AB1781">
        <w:t xml:space="preserve"> 14</w:t>
      </w:r>
      <w:r>
        <w:t xml:space="preserve">: Lord, who can dwell in </w:t>
      </w:r>
      <w:r w:rsidR="00E570CB">
        <w:t>Your</w:t>
      </w:r>
      <w:r>
        <w:t xml:space="preserve"> sanctuary</w:t>
      </w:r>
      <w:bookmarkEnd w:id="92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927" w:name="_Ref412025981"/>
      <w:r>
        <w:t>Psalm</w:t>
      </w:r>
      <w:r w:rsidR="00435BD3" w:rsidRPr="00AB1781">
        <w:t xml:space="preserve"> 15</w:t>
      </w:r>
      <w:r>
        <w:t xml:space="preserve">: Keep me, O Lord, for my trust is in </w:t>
      </w:r>
      <w:r w:rsidR="001040C8">
        <w:t>You</w:t>
      </w:r>
      <w:bookmarkEnd w:id="92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lastRenderedPageBreak/>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lastRenderedPageBreak/>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646263">
      <w:pPr>
        <w:pStyle w:val="Heading2"/>
      </w:pPr>
      <w:bookmarkStart w:id="928" w:name="_Ref435438484"/>
      <w:bookmarkStart w:id="929" w:name="_Toc435800421"/>
      <w:r w:rsidRPr="00AB1781">
        <w:lastRenderedPageBreak/>
        <w:t>K</w:t>
      </w:r>
      <w:r>
        <w:t>athisma 3</w:t>
      </w:r>
      <w:bookmarkEnd w:id="928"/>
      <w:bookmarkEnd w:id="929"/>
    </w:p>
    <w:p w14:paraId="0A912BDA" w14:textId="77777777" w:rsidR="00CF35A1" w:rsidRPr="00CF35A1" w:rsidRDefault="002D71F0" w:rsidP="00646263">
      <w:pPr>
        <w:pStyle w:val="Heading3"/>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lastRenderedPageBreak/>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CF35A1">
      <w:pPr>
        <w:pStyle w:val="Heading3"/>
        <w:rPr>
          <w:rFonts w:ascii="FreeSerifAvvaShenouda" w:hAnsi="FreeSerifAvvaShenouda" w:cs="FreeSerifAvvaShenouda"/>
        </w:rPr>
      </w:pPr>
      <w:bookmarkStart w:id="930" w:name="_Ref412098373"/>
      <w:r>
        <w:t>Psalm</w:t>
      </w:r>
      <w:r w:rsidR="00CF35A1" w:rsidRPr="00AB1781">
        <w:t xml:space="preserve"> 18</w:t>
      </w:r>
      <w:r>
        <w:t>: The heavens declare the glory of God</w:t>
      </w:r>
      <w:bookmarkEnd w:id="93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931" w:name="_Ref412110716"/>
      <w:r>
        <w:t>Psalm</w:t>
      </w:r>
      <w:r w:rsidR="00CF35A1" w:rsidRPr="00AB1781">
        <w:t xml:space="preserve"> 19</w:t>
      </w:r>
      <w:r>
        <w:t>: May the Lord hear you in the day of trouble</w:t>
      </w:r>
      <w:bookmarkEnd w:id="93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CF35A1">
      <w:pPr>
        <w:pStyle w:val="Heading3"/>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CF35A1">
      <w:pPr>
        <w:pStyle w:val="Heading3"/>
      </w:pPr>
      <w:bookmarkStart w:id="932" w:name="_Ref412026111"/>
      <w:r>
        <w:t>Psalm</w:t>
      </w:r>
      <w:r w:rsidR="00CF35A1" w:rsidRPr="00AB1781">
        <w:t xml:space="preserve"> 22</w:t>
      </w:r>
      <w:r>
        <w:t>: The Lord is my Shepherd, and will deny me nothing</w:t>
      </w:r>
      <w:bookmarkEnd w:id="93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CF35A1">
      <w:pPr>
        <w:pStyle w:val="Heading3"/>
      </w:pPr>
      <w:bookmarkStart w:id="933" w:name="_Ref412110755"/>
      <w:r>
        <w:t>Psalm</w:t>
      </w:r>
      <w:r w:rsidR="00CF35A1" w:rsidRPr="00AB1781">
        <w:t xml:space="preserve"> 23</w:t>
      </w:r>
      <w:r>
        <w:t>: The earth is the Lord's and all that is in it</w:t>
      </w:r>
      <w:bookmarkEnd w:id="93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Pr="00AB1781" w:rsidRDefault="00F933DE" w:rsidP="00F933DE">
      <w:pPr>
        <w:pStyle w:val="Rubric"/>
      </w:pPr>
      <w:r>
        <w:t>Glory…</w:t>
      </w:r>
    </w:p>
    <w:p w14:paraId="0122DC08" w14:textId="00078A05" w:rsidR="00646263" w:rsidRDefault="00646263" w:rsidP="00646263">
      <w:pPr>
        <w:pStyle w:val="Heading2"/>
      </w:pPr>
      <w:bookmarkStart w:id="934" w:name="_Ref435438525"/>
      <w:bookmarkStart w:id="935" w:name="_Toc435800422"/>
      <w:bookmarkStart w:id="936" w:name="_Ref412026003"/>
      <w:r w:rsidRPr="00AB1781">
        <w:lastRenderedPageBreak/>
        <w:t>K</w:t>
      </w:r>
      <w:r>
        <w:t>athisma 4</w:t>
      </w:r>
      <w:bookmarkEnd w:id="934"/>
      <w:bookmarkEnd w:id="935"/>
    </w:p>
    <w:p w14:paraId="125C09B3" w14:textId="77777777" w:rsidR="002D71F0" w:rsidRPr="00AB1781" w:rsidRDefault="002D71F0" w:rsidP="002D71F0">
      <w:pPr>
        <w:pStyle w:val="Heading3"/>
      </w:pPr>
      <w:r>
        <w:t>Psalm</w:t>
      </w:r>
      <w:r w:rsidRPr="00AB1781">
        <w:t xml:space="preserve"> 24</w:t>
      </w:r>
      <w:r>
        <w:t xml:space="preserve">: To </w:t>
      </w:r>
      <w:r w:rsidR="001040C8">
        <w:t>You</w:t>
      </w:r>
      <w:r>
        <w:t>, O Lord, I lift up my soul</w:t>
      </w:r>
      <w:bookmarkEnd w:id="93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937" w:name="_Ref412110770"/>
      <w:r>
        <w:t>Psalm</w:t>
      </w:r>
      <w:r w:rsidR="002D71F0" w:rsidRPr="00AB1781">
        <w:t xml:space="preserve"> 25</w:t>
      </w:r>
      <w:r>
        <w:t>: Judge me, O Lord, for I have walked in my innocence</w:t>
      </w:r>
      <w:bookmarkEnd w:id="93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906079">
      <w:pPr>
        <w:pStyle w:val="Heading3"/>
      </w:pPr>
      <w:bookmarkStart w:id="938" w:name="_Ref412026021"/>
      <w:r>
        <w:t>Psalm</w:t>
      </w:r>
      <w:r w:rsidR="002D71F0" w:rsidRPr="00AB1781">
        <w:t xml:space="preserve"> 26</w:t>
      </w:r>
      <w:r>
        <w:t xml:space="preserve"> The Lord is my light and my Saviour; whom shall I fear</w:t>
      </w:r>
      <w:bookmarkEnd w:id="93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lastRenderedPageBreak/>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906079">
      <w:pPr>
        <w:pStyle w:val="Heading3"/>
      </w:pPr>
      <w:bookmarkStart w:id="939" w:name="_Ref412110790"/>
      <w:r>
        <w:t>Psalm</w:t>
      </w:r>
      <w:r w:rsidR="002D71F0" w:rsidRPr="00AB1781">
        <w:t xml:space="preserve"> 28</w:t>
      </w:r>
      <w:r>
        <w:t>: Bring to the Lord, O sons of God</w:t>
      </w:r>
      <w:bookmarkEnd w:id="93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940" w:name="_Ref412026124"/>
      <w:r>
        <w:lastRenderedPageBreak/>
        <w:t>Psalm</w:t>
      </w:r>
      <w:r w:rsidR="002D71F0" w:rsidRPr="00AB1781">
        <w:t xml:space="preserve"> 29</w:t>
      </w:r>
      <w:r>
        <w:t xml:space="preserve">: I will lift </w:t>
      </w:r>
      <w:r w:rsidR="001040C8">
        <w:t>You</w:t>
      </w:r>
      <w:r>
        <w:t xml:space="preserve"> on high, O Lord</w:t>
      </w:r>
      <w:bookmarkEnd w:id="94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lastRenderedPageBreak/>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lastRenderedPageBreak/>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646263">
      <w:pPr>
        <w:pStyle w:val="Heading2"/>
      </w:pPr>
      <w:bookmarkStart w:id="941" w:name="_Ref435438533"/>
      <w:bookmarkStart w:id="942" w:name="_Toc435800423"/>
      <w:r w:rsidRPr="00AB1781">
        <w:lastRenderedPageBreak/>
        <w:t>K</w:t>
      </w:r>
      <w:r>
        <w:t>athisma 5</w:t>
      </w:r>
      <w:bookmarkEnd w:id="941"/>
      <w:bookmarkEnd w:id="942"/>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943" w:name="_Ref412110815"/>
      <w:r>
        <w:t>Psalm</w:t>
      </w:r>
      <w:r w:rsidRPr="00AB1781">
        <w:t xml:space="preserve"> 33</w:t>
      </w:r>
      <w:r>
        <w:t>: I will bless the Lord at all times</w:t>
      </w:r>
      <w:bookmarkEnd w:id="94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lastRenderedPageBreak/>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lastRenderedPageBreak/>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950468">
      <w:pPr>
        <w:pStyle w:val="Heading3"/>
      </w:pPr>
      <w:r>
        <w:lastRenderedPageBreak/>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lastRenderedPageBreak/>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lastRenderedPageBreak/>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lastRenderedPageBreak/>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646263">
      <w:pPr>
        <w:pStyle w:val="Heading2"/>
      </w:pPr>
      <w:bookmarkStart w:id="944" w:name="_Ref435438548"/>
      <w:bookmarkStart w:id="945" w:name="_Toc435800424"/>
      <w:r w:rsidRPr="00AB1781">
        <w:lastRenderedPageBreak/>
        <w:t>K</w:t>
      </w:r>
      <w:r>
        <w:t>athisma 6</w:t>
      </w:r>
      <w:bookmarkEnd w:id="944"/>
      <w:bookmarkEnd w:id="945"/>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lastRenderedPageBreak/>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lastRenderedPageBreak/>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60970DB5" w14:textId="1DF5D43D" w:rsidR="00F933DE" w:rsidRDefault="00F933DE" w:rsidP="00F933DE">
      <w:pPr>
        <w:pStyle w:val="Rubric"/>
      </w:pPr>
      <w:bookmarkStart w:id="946" w:name="_Ref412110829"/>
      <w:r>
        <w:lastRenderedPageBreak/>
        <w:t>Glory…</w:t>
      </w:r>
    </w:p>
    <w:p w14:paraId="46FCFA84" w14:textId="77777777" w:rsidR="00950468" w:rsidRPr="004E0D33" w:rsidRDefault="004E0D33" w:rsidP="004E0D33">
      <w:pPr>
        <w:pStyle w:val="Heading3"/>
      </w:pPr>
      <w:r>
        <w:t>Psalm</w:t>
      </w:r>
      <w:r w:rsidR="00950468" w:rsidRPr="00AB1781">
        <w:t xml:space="preserve"> 40</w:t>
      </w:r>
      <w:r>
        <w:t>: Blessed is he who considers the poor and needy</w:t>
      </w:r>
      <w:bookmarkEnd w:id="94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lastRenderedPageBreak/>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947" w:name="_Ref412026139"/>
      <w:r>
        <w:t>Psalm</w:t>
      </w:r>
      <w:r w:rsidR="00950468" w:rsidRPr="00AB1781">
        <w:t xml:space="preserve"> 42</w:t>
      </w:r>
      <w:r>
        <w:t>: Judge me, O God, and defend my cause</w:t>
      </w:r>
      <w:bookmarkEnd w:id="94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lastRenderedPageBreak/>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lastRenderedPageBreak/>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948" w:name="_Ref412110857"/>
      <w:r>
        <w:t>Psalm</w:t>
      </w:r>
      <w:r w:rsidR="00950468" w:rsidRPr="00AB1781">
        <w:t xml:space="preserve"> 44</w:t>
      </w:r>
      <w:r>
        <w:t>: My heart is bubbling over with a good word</w:t>
      </w:r>
      <w:bookmarkEnd w:id="94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949" w:name="_Ref412110915"/>
      <w:r>
        <w:t>Psalm</w:t>
      </w:r>
      <w:r w:rsidR="00950468" w:rsidRPr="00AB1781">
        <w:t xml:space="preserve"> 45</w:t>
      </w:r>
      <w:r>
        <w:t>: Our God is our refuge and strength</w:t>
      </w:r>
      <w:bookmarkEnd w:id="94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lastRenderedPageBreak/>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6595116B" w14:textId="40FFD26F" w:rsidR="00646263" w:rsidRDefault="00646263" w:rsidP="00646263">
      <w:pPr>
        <w:pStyle w:val="Heading2"/>
      </w:pPr>
      <w:bookmarkStart w:id="950" w:name="_Ref435438556"/>
      <w:bookmarkStart w:id="951" w:name="_Toc435800425"/>
      <w:bookmarkStart w:id="952" w:name="_Ref412110929"/>
      <w:r w:rsidRPr="00AB1781">
        <w:lastRenderedPageBreak/>
        <w:t>K</w:t>
      </w:r>
      <w:r>
        <w:t>athisma 7</w:t>
      </w:r>
      <w:bookmarkEnd w:id="950"/>
      <w:bookmarkEnd w:id="951"/>
    </w:p>
    <w:p w14:paraId="3F629085" w14:textId="77777777" w:rsidR="00A6346F" w:rsidRPr="00A6346F" w:rsidRDefault="00A6346F" w:rsidP="00A6346F">
      <w:pPr>
        <w:pStyle w:val="Heading3"/>
      </w:pPr>
      <w:r>
        <w:t>Psalm</w:t>
      </w:r>
      <w:r w:rsidRPr="00AB1781">
        <w:t xml:space="preserve"> 46</w:t>
      </w:r>
      <w:r>
        <w:t>: All you nations, clap your hands</w:t>
      </w:r>
      <w:bookmarkEnd w:id="9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A6346F">
      <w:pPr>
        <w:pStyle w:val="Heading3"/>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lastRenderedPageBreak/>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lastRenderedPageBreak/>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lastRenderedPageBreak/>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953" w:name="_Ref411967565"/>
      <w:r>
        <w:t>Psalm</w:t>
      </w:r>
      <w:r w:rsidRPr="00AB1781">
        <w:t xml:space="preserve"> 50</w:t>
      </w:r>
      <w:r>
        <w:t xml:space="preserve">: Have mercy on me, O God, in </w:t>
      </w:r>
      <w:r w:rsidR="00E570CB">
        <w:t>Your</w:t>
      </w:r>
      <w:r>
        <w:t xml:space="preserve"> great mercy</w:t>
      </w:r>
      <w:bookmarkEnd w:id="9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fldChar w:fldCharType="begin"/>
      </w:r>
      <w:r>
        <w:instrText xml:space="preserve"> REF _Ref435434294 \h </w:instrText>
      </w:r>
      <w:r>
        <w:fldChar w:fldCharType="separate"/>
      </w:r>
      <w:r w:rsidR="00091E10">
        <w:t>The Psalms of the Twelfth Hour</w:t>
      </w:r>
      <w:r>
        <w:fldChar w:fldCharType="end"/>
      </w:r>
      <w:r>
        <w:t xml:space="preserve">, page </w:t>
      </w:r>
      <w:r>
        <w:fldChar w:fldCharType="begin"/>
      </w:r>
      <w:r>
        <w:instrText xml:space="preserve"> PAGEREF _Ref435434300 \h </w:instrText>
      </w:r>
      <w:r>
        <w:fldChar w:fldCharType="separate"/>
      </w:r>
      <w:r w:rsidR="00091E10">
        <w:rPr>
          <w:noProof/>
        </w:rPr>
        <w:t>49</w:t>
      </w:r>
      <w:r>
        <w:fldChar w:fldCharType="end"/>
      </w:r>
      <w:r>
        <w:t xml:space="preserve">; </w:t>
      </w:r>
      <w:r>
        <w:fldChar w:fldCharType="begin"/>
      </w:r>
      <w:r>
        <w:instrText xml:space="preserve"> REF _Ref435434336 \h </w:instrText>
      </w:r>
      <w:r>
        <w:fldChar w:fldCharType="separate"/>
      </w:r>
      <w:r w:rsidR="00091E10">
        <w:t>The Psalms of Prime</w:t>
      </w:r>
      <w:r>
        <w:fldChar w:fldCharType="end"/>
      </w:r>
      <w:r>
        <w:t xml:space="preserve">, page </w:t>
      </w:r>
      <w:r>
        <w:fldChar w:fldCharType="begin"/>
      </w:r>
      <w:r>
        <w:instrText xml:space="preserve"> PAGEREF _Ref435434342 \h </w:instrText>
      </w:r>
      <w:r>
        <w:fldChar w:fldCharType="separate"/>
      </w:r>
      <w:r w:rsidR="00091E10">
        <w:rPr>
          <w:noProof/>
        </w:rPr>
        <w:t>255</w:t>
      </w:r>
      <w:r>
        <w:fldChar w:fldCharType="end"/>
      </w:r>
      <w:r>
        <w:t xml:space="preserve">; </w:t>
      </w:r>
      <w:r>
        <w:fldChar w:fldCharType="begin"/>
      </w:r>
      <w:r>
        <w:instrText xml:space="preserve"> REF _Ref435434353 \h </w:instrText>
      </w:r>
      <w:r>
        <w:fldChar w:fldCharType="separate"/>
      </w:r>
      <w:r w:rsidR="00091E10">
        <w:t>The Psalms of the Third Hour</w:t>
      </w:r>
      <w:r>
        <w:fldChar w:fldCharType="end"/>
      </w:r>
      <w:r>
        <w:t xml:space="preserve">, page </w:t>
      </w:r>
      <w:r>
        <w:fldChar w:fldCharType="begin"/>
      </w:r>
      <w:r>
        <w:instrText xml:space="preserve"> PAGEREF _Ref435434358 \h </w:instrText>
      </w:r>
      <w:r>
        <w:fldChar w:fldCharType="separate"/>
      </w:r>
      <w:r w:rsidR="00091E10">
        <w:rPr>
          <w:noProof/>
        </w:rPr>
        <w:t>272</w:t>
      </w:r>
      <w:r>
        <w:fldChar w:fldCharType="end"/>
      </w:r>
      <w:r>
        <w:t xml:space="preserve">; </w:t>
      </w:r>
      <w:r>
        <w:fldChar w:fldCharType="begin"/>
      </w:r>
      <w:r>
        <w:instrText xml:space="preserve"> REF _Ref435434365 \h </w:instrText>
      </w:r>
      <w:r>
        <w:fldChar w:fldCharType="separate"/>
      </w:r>
      <w:r w:rsidR="00091E10">
        <w:t>The Psalms of the Sixth Hour</w:t>
      </w:r>
      <w:r>
        <w:fldChar w:fldCharType="end"/>
      </w:r>
      <w:r>
        <w:t xml:space="preserve">, page </w:t>
      </w:r>
      <w:r>
        <w:fldChar w:fldCharType="begin"/>
      </w:r>
      <w:r>
        <w:instrText xml:space="preserve"> PAGEREF _Ref435434371 \p \h </w:instrText>
      </w:r>
      <w:r>
        <w:fldChar w:fldCharType="separate"/>
      </w:r>
      <w:r w:rsidR="00091E10">
        <w:rPr>
          <w:noProof/>
        </w:rPr>
        <w:t>on page 275</w:t>
      </w:r>
      <w:r>
        <w:fldChar w:fldCharType="end"/>
      </w:r>
      <w:r>
        <w:t xml:space="preserve">; </w:t>
      </w:r>
      <w:r>
        <w:fldChar w:fldCharType="begin"/>
      </w:r>
      <w:r>
        <w:instrText xml:space="preserve"> REF _Ref435434381 \h </w:instrText>
      </w:r>
      <w:r>
        <w:fldChar w:fldCharType="separate"/>
      </w:r>
      <w:r w:rsidR="00091E10">
        <w:t>The Psalms of the Ninth Hour</w:t>
      </w:r>
      <w:r>
        <w:fldChar w:fldCharType="end"/>
      </w:r>
      <w:r>
        <w:t xml:space="preserve">, page </w:t>
      </w:r>
      <w:r>
        <w:fldChar w:fldCharType="begin"/>
      </w:r>
      <w:r>
        <w:instrText xml:space="preserve"> PAGEREF _Ref435434387 \h </w:instrText>
      </w:r>
      <w:r>
        <w:fldChar w:fldCharType="separate"/>
      </w:r>
      <w:r w:rsidR="00091E10">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lastRenderedPageBreak/>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lastRenderedPageBreak/>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954" w:name="_Ref412111187"/>
      <w:r>
        <w:t>Psalm</w:t>
      </w:r>
      <w:r w:rsidR="00A6346F" w:rsidRPr="00AB1781">
        <w:t xml:space="preserve"> 53</w:t>
      </w:r>
      <w:r>
        <w:t xml:space="preserve">: O God, save me by </w:t>
      </w:r>
      <w:r w:rsidR="00E570CB">
        <w:t>Your</w:t>
      </w:r>
      <w:r>
        <w:t xml:space="preserve"> Name</w:t>
      </w:r>
      <w:bookmarkEnd w:id="9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646263">
      <w:pPr>
        <w:pStyle w:val="Heading2"/>
      </w:pPr>
      <w:bookmarkStart w:id="955" w:name="_Ref435438564"/>
      <w:bookmarkStart w:id="956" w:name="_Toc435800426"/>
      <w:r w:rsidRPr="00AB1781">
        <w:lastRenderedPageBreak/>
        <w:t>K</w:t>
      </w:r>
      <w:r>
        <w:t>athisma</w:t>
      </w:r>
      <w:r w:rsidR="0044639B">
        <w:t xml:space="preserve"> 8</w:t>
      </w:r>
      <w:bookmarkEnd w:id="955"/>
      <w:bookmarkEnd w:id="956"/>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lastRenderedPageBreak/>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957" w:name="_Ref412026190"/>
      <w:r>
        <w:t>Psalm</w:t>
      </w:r>
      <w:r w:rsidRPr="00AB1781">
        <w:t xml:space="preserve"> 56</w:t>
      </w:r>
      <w:r>
        <w:t>: Have mercy on me, O God, have mercy on me</w:t>
      </w:r>
      <w:bookmarkEnd w:id="95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lastRenderedPageBreak/>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lastRenderedPageBreak/>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lastRenderedPageBreak/>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lastRenderedPageBreak/>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958" w:name="_Ref412111219"/>
      <w:r>
        <w:t>Psalm</w:t>
      </w:r>
      <w:r w:rsidR="009E7111" w:rsidRPr="00AB1781">
        <w:t xml:space="preserve"> 60</w:t>
      </w:r>
      <w:r>
        <w:t>: Hear, O God, my supplication</w:t>
      </w:r>
      <w:bookmarkEnd w:id="95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lastRenderedPageBreak/>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035647">
      <w:pPr>
        <w:pStyle w:val="Heading3"/>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lastRenderedPageBreak/>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959" w:name="_Ref412098429"/>
      <w:r>
        <w:t>Psalm</w:t>
      </w:r>
      <w:r w:rsidR="009E7111" w:rsidRPr="00AB1781">
        <w:t xml:space="preserve"> 62</w:t>
      </w:r>
      <w:r>
        <w:t xml:space="preserve">: O God, my God, I rise early and pray to </w:t>
      </w:r>
      <w:r w:rsidR="001040C8">
        <w:t>You</w:t>
      </w:r>
      <w:bookmarkEnd w:id="95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lastRenderedPageBreak/>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lastRenderedPageBreak/>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44639B">
      <w:pPr>
        <w:pStyle w:val="Heading2"/>
      </w:pPr>
      <w:bookmarkStart w:id="960" w:name="_Ref435438574"/>
      <w:bookmarkStart w:id="961" w:name="_Toc435800427"/>
      <w:r w:rsidRPr="00AB1781">
        <w:lastRenderedPageBreak/>
        <w:t>K</w:t>
      </w:r>
      <w:r>
        <w:t>athisma 9</w:t>
      </w:r>
      <w:bookmarkEnd w:id="960"/>
      <w:bookmarkEnd w:id="961"/>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962" w:name="_Ref412026041"/>
      <w:r>
        <w:t>Psalm</w:t>
      </w:r>
      <w:r w:rsidRPr="00AB1781">
        <w:t xml:space="preserve"> 66</w:t>
      </w:r>
      <w:r>
        <w:t>: My God have compassion on us and bless us</w:t>
      </w:r>
      <w:bookmarkEnd w:id="96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lastRenderedPageBreak/>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lastRenderedPageBreak/>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lastRenderedPageBreak/>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lastRenderedPageBreak/>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963" w:name="_Ref412026055"/>
      <w:r>
        <w:t>Psalm</w:t>
      </w:r>
      <w:r w:rsidR="00C879D4" w:rsidRPr="00AB1781">
        <w:t xml:space="preserve"> 69</w:t>
      </w:r>
      <w:r>
        <w:t>: O God, come to my help</w:t>
      </w:r>
      <w:bookmarkEnd w:id="96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44639B">
      <w:pPr>
        <w:pStyle w:val="Heading2"/>
      </w:pPr>
      <w:bookmarkStart w:id="964" w:name="_Ref435438582"/>
      <w:bookmarkStart w:id="965" w:name="_Toc435800428"/>
      <w:r w:rsidRPr="00AB1781">
        <w:lastRenderedPageBreak/>
        <w:t>K</w:t>
      </w:r>
      <w:r>
        <w:t>athisma 10</w:t>
      </w:r>
      <w:bookmarkEnd w:id="964"/>
      <w:bookmarkEnd w:id="965"/>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lastRenderedPageBreak/>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lastRenderedPageBreak/>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lastRenderedPageBreak/>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lastRenderedPageBreak/>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lastRenderedPageBreak/>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lastRenderedPageBreak/>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44639B">
      <w:pPr>
        <w:pStyle w:val="Heading2"/>
      </w:pPr>
      <w:bookmarkStart w:id="966" w:name="_Ref435438587"/>
      <w:bookmarkStart w:id="967" w:name="_Toc435800429"/>
      <w:r w:rsidRPr="00AB1781">
        <w:lastRenderedPageBreak/>
        <w:t>K</w:t>
      </w:r>
      <w:r>
        <w:t>athisma</w:t>
      </w:r>
      <w:r w:rsidRPr="00AB1781">
        <w:t xml:space="preserve"> 1</w:t>
      </w:r>
      <w:r>
        <w:t>1</w:t>
      </w:r>
      <w:bookmarkEnd w:id="966"/>
      <w:bookmarkEnd w:id="967"/>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lastRenderedPageBreak/>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lastRenderedPageBreak/>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lastRenderedPageBreak/>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lastRenderedPageBreak/>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lastRenderedPageBreak/>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lastRenderedPageBreak/>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lastRenderedPageBreak/>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968" w:name="_Ref412111290"/>
      <w:r>
        <w:lastRenderedPageBreak/>
        <w:t>Psalm</w:t>
      </w:r>
      <w:r w:rsidR="004A51E7" w:rsidRPr="00AB1781">
        <w:t xml:space="preserve"> 83</w:t>
      </w:r>
      <w:r>
        <w:t xml:space="preserve">: How I love </w:t>
      </w:r>
      <w:r w:rsidR="00E570CB">
        <w:t>Your</w:t>
      </w:r>
      <w:r>
        <w:t xml:space="preserve"> dwellings, O Lord of Hosts</w:t>
      </w:r>
      <w:bookmarkEnd w:id="9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969"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lastRenderedPageBreak/>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3BD190E1" w14:textId="71AFE878" w:rsidR="0044639B" w:rsidRPr="00AB1781" w:rsidRDefault="0044639B" w:rsidP="0044639B">
      <w:pPr>
        <w:pStyle w:val="Heading2"/>
      </w:pPr>
      <w:bookmarkStart w:id="970" w:name="_Ref435438597"/>
      <w:bookmarkStart w:id="971" w:name="_Toc435800430"/>
      <w:bookmarkStart w:id="972" w:name="_Ref412026212"/>
      <w:r w:rsidRPr="00AB1781">
        <w:lastRenderedPageBreak/>
        <w:t>K</w:t>
      </w:r>
      <w:r>
        <w:t>athisma</w:t>
      </w:r>
      <w:r w:rsidRPr="00AB1781">
        <w:t xml:space="preserve"> 1</w:t>
      </w:r>
      <w:r>
        <w:t>2</w:t>
      </w:r>
      <w:bookmarkEnd w:id="970"/>
      <w:bookmarkEnd w:id="971"/>
    </w:p>
    <w:p w14:paraId="3C923651" w14:textId="77777777" w:rsidR="00935D4B" w:rsidRPr="00AB1781" w:rsidRDefault="00935D4B" w:rsidP="00935D4B">
      <w:pPr>
        <w:pStyle w:val="Heading3"/>
      </w:pPr>
      <w:r>
        <w:t>Psalm</w:t>
      </w:r>
      <w:r w:rsidRPr="00AB1781">
        <w:t xml:space="preserve"> 85</w:t>
      </w:r>
      <w:r>
        <w:t xml:space="preserve">: Incline </w:t>
      </w:r>
      <w:r w:rsidR="001040C8">
        <w:t>Your</w:t>
      </w:r>
      <w:r>
        <w:t xml:space="preserve"> ear, O Lord, and answer me</w:t>
      </w:r>
      <w:bookmarkEnd w:id="972"/>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973" w:name="_Ref412111328"/>
      <w:r>
        <w:t>Psalm</w:t>
      </w:r>
      <w:r w:rsidRPr="00AB1781">
        <w:t xml:space="preserve"> 86</w:t>
      </w:r>
      <w:r>
        <w:t>: His foundations are on the holy mountains</w:t>
      </w:r>
      <w:bookmarkEnd w:id="973"/>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974" w:name="_Ref412026283"/>
      <w:r>
        <w:t>Psalm</w:t>
      </w:r>
      <w:r w:rsidRPr="00AB1781">
        <w:t xml:space="preserve"> 90</w:t>
      </w:r>
      <w:r>
        <w:t>: He who dwells in the help of the Most High will live</w:t>
      </w:r>
      <w:bookmarkEnd w:id="974"/>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44639B">
      <w:pPr>
        <w:pStyle w:val="Heading2"/>
      </w:pPr>
      <w:bookmarkStart w:id="975" w:name="_Ref435438606"/>
      <w:bookmarkStart w:id="976" w:name="_Toc435800431"/>
      <w:r w:rsidRPr="00AB1781">
        <w:lastRenderedPageBreak/>
        <w:t>K</w:t>
      </w:r>
      <w:r>
        <w:t>athisma</w:t>
      </w:r>
      <w:r w:rsidRPr="00AB1781">
        <w:t xml:space="preserve"> 1</w:t>
      </w:r>
      <w:r>
        <w:t>3</w:t>
      </w:r>
      <w:bookmarkEnd w:id="975"/>
      <w:bookmarkEnd w:id="976"/>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lastRenderedPageBreak/>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977" w:name="_Ref412111374"/>
      <w:r>
        <w:t>Psalm</w:t>
      </w:r>
      <w:r w:rsidRPr="00AB1781">
        <w:t xml:space="preserve"> 92</w:t>
      </w:r>
      <w:r>
        <w:t>: The Lord is reigning, He is robed in beauty</w:t>
      </w:r>
      <w:bookmarkEnd w:id="9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lastRenderedPageBreak/>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8016CF">
      <w:pPr>
        <w:pStyle w:val="Heading3"/>
      </w:pPr>
      <w:bookmarkStart w:id="978" w:name="_Ref412111699"/>
      <w:r>
        <w:t>Psalm</w:t>
      </w:r>
      <w:r w:rsidRPr="00AB1781">
        <w:t xml:space="preserve"> 95</w:t>
      </w:r>
      <w:r>
        <w:t>: Sing to the Lord a new song; sing to the Lord all the earth</w:t>
      </w:r>
      <w:bookmarkEnd w:id="9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979" w:name="_Ref412026313"/>
      <w:r>
        <w:t>Psalm</w:t>
      </w:r>
      <w:r w:rsidR="008016CF" w:rsidRPr="00AB1781">
        <w:t xml:space="preserve"> 96</w:t>
      </w:r>
      <w:r>
        <w:t>: The Lord is reigning, let the earth rejoice</w:t>
      </w:r>
      <w:bookmarkEnd w:id="9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lastRenderedPageBreak/>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4AC77300" w14:textId="6093B42B" w:rsidR="00924D0C" w:rsidRDefault="00924D0C" w:rsidP="00924D0C">
      <w:pPr>
        <w:pStyle w:val="Rubric"/>
      </w:pPr>
      <w:bookmarkStart w:id="980" w:name="_Ref412111720"/>
      <w:r>
        <w:t>Glory…</w:t>
      </w:r>
    </w:p>
    <w:p w14:paraId="38B9E2E3" w14:textId="77777777" w:rsidR="008016CF" w:rsidRPr="00A0015F" w:rsidRDefault="00A0015F" w:rsidP="00A0015F">
      <w:pPr>
        <w:pStyle w:val="Heading3"/>
      </w:pPr>
      <w:r>
        <w:lastRenderedPageBreak/>
        <w:t>Psalm</w:t>
      </w:r>
      <w:r w:rsidR="008016CF" w:rsidRPr="00AB1781">
        <w:t xml:space="preserve"> 97</w:t>
      </w:r>
      <w:r>
        <w:t>: O sing to the Lord a new song, for the Lord has done wonders</w:t>
      </w:r>
      <w:bookmarkEnd w:id="9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981" w:name="_Ref412111731"/>
      <w:r>
        <w:lastRenderedPageBreak/>
        <w:t>Psalm</w:t>
      </w:r>
      <w:r w:rsidR="008016CF" w:rsidRPr="00AB1781">
        <w:t xml:space="preserve"> 98</w:t>
      </w:r>
      <w:r>
        <w:t>: The Lord is reigning, let the peoples rage</w:t>
      </w:r>
      <w:bookmarkEnd w:id="9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982" w:name="_Ref412111741"/>
      <w:r>
        <w:lastRenderedPageBreak/>
        <w:t>Psalm</w:t>
      </w:r>
      <w:r w:rsidR="008016CF" w:rsidRPr="00AB1781">
        <w:t xml:space="preserve"> 99</w:t>
      </w:r>
      <w:r>
        <w:t>: Shout for joy to the Lord, all the earth</w:t>
      </w:r>
      <w:bookmarkEnd w:id="9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983" w:name="_Ref412111752"/>
      <w:r>
        <w:t>Psalm</w:t>
      </w:r>
      <w:r w:rsidR="008016CF" w:rsidRPr="00AB1781">
        <w:t xml:space="preserve"> 100</w:t>
      </w:r>
      <w:r>
        <w:t xml:space="preserve">: I will sing to </w:t>
      </w:r>
      <w:r w:rsidR="001040C8">
        <w:t>You</w:t>
      </w:r>
      <w:r>
        <w:t xml:space="preserve"> of mercy and judgment, O Lord</w:t>
      </w:r>
      <w:bookmarkEnd w:id="9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44639B">
      <w:pPr>
        <w:pStyle w:val="Heading2"/>
      </w:pPr>
      <w:bookmarkStart w:id="984" w:name="_Ref435438613"/>
      <w:bookmarkStart w:id="985" w:name="_Toc435800432"/>
      <w:r w:rsidRPr="00AB1781">
        <w:lastRenderedPageBreak/>
        <w:t>K</w:t>
      </w:r>
      <w:r>
        <w:t>athisma</w:t>
      </w:r>
      <w:r w:rsidRPr="00AB1781">
        <w:t xml:space="preserve"> 1</w:t>
      </w:r>
      <w:r>
        <w:t>4</w:t>
      </w:r>
      <w:bookmarkEnd w:id="984"/>
      <w:bookmarkEnd w:id="985"/>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lastRenderedPageBreak/>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lastRenderedPageBreak/>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lastRenderedPageBreak/>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lastRenderedPageBreak/>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lastRenderedPageBreak/>
        <w:t>Glory…</w:t>
      </w:r>
    </w:p>
    <w:p w14:paraId="6F0C17E5" w14:textId="3DFDAA72" w:rsidR="0044639B" w:rsidRPr="00AB1781" w:rsidRDefault="0044639B" w:rsidP="0044639B">
      <w:pPr>
        <w:pStyle w:val="Heading2"/>
      </w:pPr>
      <w:bookmarkStart w:id="986" w:name="_Ref435438622"/>
      <w:bookmarkStart w:id="987" w:name="_Toc435800433"/>
      <w:r w:rsidRPr="00AB1781">
        <w:lastRenderedPageBreak/>
        <w:t>K</w:t>
      </w:r>
      <w:r>
        <w:t>athisma</w:t>
      </w:r>
      <w:r w:rsidRPr="00AB1781">
        <w:t xml:space="preserve"> 1</w:t>
      </w:r>
      <w:r>
        <w:t>5</w:t>
      </w:r>
      <w:bookmarkEnd w:id="986"/>
      <w:bookmarkEnd w:id="987"/>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lastRenderedPageBreak/>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lastRenderedPageBreak/>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510795">
      <w:pPr>
        <w:pStyle w:val="Heading3"/>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lastRenderedPageBreak/>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lastRenderedPageBreak/>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lastRenderedPageBreak/>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t>Glory…</w:t>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4780B3CD" w14:textId="2F7E97E4" w:rsidR="0044639B" w:rsidRPr="00AB1781" w:rsidRDefault="0044639B" w:rsidP="0044639B">
      <w:pPr>
        <w:pStyle w:val="Heading2"/>
      </w:pPr>
      <w:bookmarkStart w:id="988" w:name="_Ref435438630"/>
      <w:bookmarkStart w:id="989" w:name="_Toc435800434"/>
      <w:bookmarkStart w:id="990" w:name="_Ref412026343"/>
      <w:r w:rsidRPr="00AB1781">
        <w:lastRenderedPageBreak/>
        <w:t>K</w:t>
      </w:r>
      <w:r>
        <w:t>athisma</w:t>
      </w:r>
      <w:r w:rsidRPr="00AB1781">
        <w:t xml:space="preserve"> 1</w:t>
      </w:r>
      <w:r>
        <w:t>6</w:t>
      </w:r>
      <w:bookmarkEnd w:id="988"/>
      <w:bookmarkEnd w:id="989"/>
    </w:p>
    <w:p w14:paraId="10F0C415" w14:textId="77777777" w:rsidR="00510795" w:rsidRPr="00267F42" w:rsidRDefault="00267F42" w:rsidP="00267F42">
      <w:pPr>
        <w:pStyle w:val="Heading3"/>
      </w:pPr>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267F42">
      <w:pPr>
        <w:pStyle w:val="Heading3"/>
      </w:pPr>
      <w:bookmarkStart w:id="991" w:name="_Ref412111792"/>
      <w:r>
        <w:lastRenderedPageBreak/>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267F42">
      <w:pPr>
        <w:pStyle w:val="Heading3"/>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67"/>
      </w:r>
    </w:p>
    <w:p w14:paraId="36BDE4FA" w14:textId="2E062602" w:rsidR="00924D0C" w:rsidRDefault="00924D0C" w:rsidP="00924D0C">
      <w:pPr>
        <w:pStyle w:val="Rubric"/>
      </w:pPr>
      <w:bookmarkStart w:id="993" w:name="_Ref412098484"/>
      <w:r>
        <w:t>Glory…</w:t>
      </w:r>
    </w:p>
    <w:p w14:paraId="2D1DE484" w14:textId="77777777" w:rsidR="00510795" w:rsidRPr="00267F42" w:rsidRDefault="00075EAD" w:rsidP="00267F42">
      <w:pPr>
        <w:pStyle w:val="Heading3"/>
      </w:pPr>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lastRenderedPageBreak/>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94" w:name="_Ref412026361"/>
      <w:r>
        <w:lastRenderedPageBreak/>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3CECF6BD" w14:textId="69C28C98" w:rsidR="00924D0C" w:rsidRDefault="00924D0C" w:rsidP="00924D0C">
      <w:pPr>
        <w:pStyle w:val="Rubric"/>
      </w:pPr>
      <w:bookmarkStart w:id="995" w:name="_Ref412026376"/>
      <w:r>
        <w:t>Glory…</w:t>
      </w:r>
    </w:p>
    <w:p w14:paraId="2E5F0A70" w14:textId="77777777" w:rsidR="00510795" w:rsidRPr="00267F42" w:rsidRDefault="00267F42" w:rsidP="00267F42">
      <w:pPr>
        <w:pStyle w:val="Heading3"/>
      </w:pPr>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2695C632" w14:textId="2A6EAD00" w:rsidR="0044639B" w:rsidRDefault="0044639B" w:rsidP="0044639B">
      <w:pPr>
        <w:pStyle w:val="Heading2"/>
      </w:pPr>
      <w:bookmarkStart w:id="998" w:name="_Ref435438638"/>
      <w:bookmarkStart w:id="999" w:name="_Toc435800435"/>
      <w:bookmarkStart w:id="1000" w:name="_Ref412027139"/>
      <w:r w:rsidRPr="00AB1781">
        <w:lastRenderedPageBreak/>
        <w:t>K</w:t>
      </w:r>
      <w:r>
        <w:t>athisma</w:t>
      </w:r>
      <w:r w:rsidRPr="00AB1781">
        <w:t xml:space="preserve"> 1</w:t>
      </w:r>
      <w:r>
        <w:t>7</w:t>
      </w:r>
      <w:bookmarkEnd w:id="998"/>
      <w:bookmarkEnd w:id="999"/>
    </w:p>
    <w:p w14:paraId="5D7D7323" w14:textId="77777777" w:rsidR="00385CB8" w:rsidRPr="00385CB8" w:rsidRDefault="00385CB8" w:rsidP="00385CB8">
      <w:pPr>
        <w:pStyle w:val="Heading3"/>
      </w:pPr>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lastRenderedPageBreak/>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lastRenderedPageBreak/>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lastRenderedPageBreak/>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lastRenderedPageBreak/>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lastRenderedPageBreak/>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lastRenderedPageBreak/>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lastRenderedPageBreak/>
        <w:t>Glory…</w:t>
      </w:r>
    </w:p>
    <w:p w14:paraId="72EFACD8" w14:textId="6FC6BE1F" w:rsidR="0044639B" w:rsidRPr="00AB1781" w:rsidRDefault="0044639B" w:rsidP="0044639B">
      <w:pPr>
        <w:pStyle w:val="Heading2"/>
      </w:pPr>
      <w:bookmarkStart w:id="1004" w:name="_Ref435438650"/>
      <w:bookmarkStart w:id="1005" w:name="_Toc435800436"/>
      <w:bookmarkStart w:id="1006" w:name="_Ref411967235"/>
      <w:r w:rsidRPr="00AB1781">
        <w:lastRenderedPageBreak/>
        <w:t>K</w:t>
      </w:r>
      <w:r>
        <w:t>athisma</w:t>
      </w:r>
      <w:r w:rsidRPr="00AB1781">
        <w:t xml:space="preserve"> 1</w:t>
      </w:r>
      <w:r>
        <w:t>8</w:t>
      </w:r>
      <w:bookmarkEnd w:id="1004"/>
      <w:bookmarkEnd w:id="1005"/>
    </w:p>
    <w:p w14:paraId="0EF442FA" w14:textId="77777777" w:rsidR="00FD25B7" w:rsidRPr="00FD25B7" w:rsidRDefault="00FD25B7" w:rsidP="00FD25B7">
      <w:pPr>
        <w:pStyle w:val="Heading3"/>
      </w:pPr>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lastRenderedPageBreak/>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lastRenderedPageBreak/>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6C835582" w14:textId="05743CBD" w:rsidR="00924D0C" w:rsidRDefault="00924D0C" w:rsidP="00924D0C">
      <w:pPr>
        <w:pStyle w:val="Rubric"/>
      </w:pPr>
      <w:bookmarkStart w:id="1011" w:name="_Ref411967338"/>
      <w:r>
        <w:t>Glory…</w:t>
      </w:r>
    </w:p>
    <w:p w14:paraId="5C7DBE57" w14:textId="77777777" w:rsidR="00FD25B7" w:rsidRPr="00FD25B7" w:rsidRDefault="00FD25B7" w:rsidP="00FD25B7">
      <w:pPr>
        <w:pStyle w:val="Heading3"/>
      </w:pPr>
      <w:r>
        <w:lastRenderedPageBreak/>
        <w:t>Psalm</w:t>
      </w:r>
      <w:r w:rsidRPr="00AB1781">
        <w:t xml:space="preserve"> 124</w:t>
      </w:r>
      <w:r>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lastRenderedPageBreak/>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lastRenderedPageBreak/>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lastRenderedPageBreak/>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574AD056" w14:textId="6C275D7D" w:rsidR="00924D0C" w:rsidRDefault="00924D0C" w:rsidP="00924D0C">
      <w:pPr>
        <w:pStyle w:val="Rubric"/>
      </w:pPr>
      <w:bookmarkStart w:id="1016" w:name="_Ref411968046"/>
      <w:r>
        <w:t>Glory…</w:t>
      </w:r>
    </w:p>
    <w:p w14:paraId="69858E8A" w14:textId="77777777" w:rsidR="00FD25B7" w:rsidRPr="00FD25B7" w:rsidRDefault="00FD25B7" w:rsidP="00FD25B7">
      <w:pPr>
        <w:pStyle w:val="Heading3"/>
      </w:pPr>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FD25B7">
      <w:pPr>
        <w:pStyle w:val="Heading3"/>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1018" w:name="_Ref411968081"/>
      <w:r>
        <w:lastRenderedPageBreak/>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44639B">
      <w:pPr>
        <w:pStyle w:val="Heading2"/>
      </w:pPr>
      <w:bookmarkStart w:id="1021" w:name="_Ref435438658"/>
      <w:bookmarkStart w:id="1022" w:name="_Toc435800437"/>
      <w:r w:rsidRPr="00AB1781">
        <w:lastRenderedPageBreak/>
        <w:t>K</w:t>
      </w:r>
      <w:r>
        <w:t>athisma</w:t>
      </w:r>
      <w:r w:rsidRPr="00AB1781">
        <w:t xml:space="preserve"> 1</w:t>
      </w:r>
      <w:r>
        <w:t>9</w:t>
      </w:r>
      <w:bookmarkEnd w:id="1021"/>
      <w:bookmarkEnd w:id="1022"/>
    </w:p>
    <w:p w14:paraId="7F20BF5D" w14:textId="77777777" w:rsidR="00E276C1" w:rsidRPr="00E276C1" w:rsidRDefault="00E276C1" w:rsidP="00E276C1">
      <w:pPr>
        <w:pStyle w:val="Heading3"/>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lastRenderedPageBreak/>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091E10">
        <w:t>The Second Canticle: Psalm 135</w:t>
      </w:r>
      <w:r>
        <w:fldChar w:fldCharType="end"/>
      </w:r>
      <w:r>
        <w:t xml:space="preserve">, page </w:t>
      </w:r>
      <w:r>
        <w:fldChar w:fldCharType="begin"/>
      </w:r>
      <w:r>
        <w:instrText xml:space="preserve"> PAGEREF _Ref434580763 \h </w:instrText>
      </w:r>
      <w:r>
        <w:fldChar w:fldCharType="separate"/>
      </w:r>
      <w:r w:rsidR="00091E10">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lastRenderedPageBreak/>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lastRenderedPageBreak/>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1023" w:name="_Ref411968136"/>
      <w:r>
        <w:t>Psalm</w:t>
      </w:r>
      <w:r w:rsidRPr="00AB1781">
        <w:t xml:space="preserve"> 136</w:t>
      </w:r>
      <w:r>
        <w:t>: By the rivers of Babylon we sat down and wept</w:t>
      </w:r>
      <w:bookmarkEnd w:id="102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46"/>
      </w:r>
    </w:p>
    <w:p w14:paraId="7DC4A149" w14:textId="7B6C578A" w:rsidR="00924D0C" w:rsidRDefault="00924D0C" w:rsidP="00924D0C">
      <w:pPr>
        <w:pStyle w:val="Rubric"/>
      </w:pPr>
      <w:bookmarkStart w:id="1024" w:name="_Ref411968152"/>
      <w:r>
        <w:t>Glory…</w:t>
      </w:r>
    </w:p>
    <w:p w14:paraId="60C6A98A" w14:textId="77777777" w:rsidR="00E276C1" w:rsidRPr="00AB1781" w:rsidRDefault="00E276C1" w:rsidP="00E276C1">
      <w:pPr>
        <w:pStyle w:val="Heading3"/>
      </w:pPr>
      <w:r>
        <w:t>Psalm</w:t>
      </w:r>
      <w:r w:rsidRPr="00AB1781">
        <w:t xml:space="preserve"> 137</w:t>
      </w:r>
      <w:r>
        <w:t xml:space="preserve">: I will praise and thank </w:t>
      </w:r>
      <w:r w:rsidR="001040C8">
        <w:t>You</w:t>
      </w:r>
      <w:r>
        <w:t>, O Lord, with my whole heart</w:t>
      </w:r>
      <w:bookmarkEnd w:id="102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lastRenderedPageBreak/>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06674A3D" w14:textId="4397B870" w:rsidR="00924D0C" w:rsidRDefault="00924D0C" w:rsidP="00924D0C">
      <w:pPr>
        <w:pStyle w:val="Rubric"/>
      </w:pPr>
      <w:bookmarkStart w:id="1025" w:name="_Ref411968172"/>
      <w:r>
        <w:t>Glory…</w:t>
      </w:r>
    </w:p>
    <w:p w14:paraId="6FE0DABD" w14:textId="77777777" w:rsidR="00E276C1" w:rsidRPr="00E276C1" w:rsidRDefault="00E276C1" w:rsidP="00E276C1">
      <w:pPr>
        <w:pStyle w:val="Heading3"/>
      </w:pPr>
      <w:r>
        <w:t>Psalm</w:t>
      </w:r>
      <w:r w:rsidRPr="00AB1781">
        <w:t xml:space="preserve"> 140</w:t>
      </w:r>
      <w:r>
        <w:t xml:space="preserve">: Lord, I cry to </w:t>
      </w:r>
      <w:r w:rsidR="001040C8">
        <w:t>You</w:t>
      </w:r>
      <w:r>
        <w:t>, hear me</w:t>
      </w:r>
      <w:bookmarkEnd w:id="102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lastRenderedPageBreak/>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E276C1">
      <w:pPr>
        <w:pStyle w:val="Heading3"/>
      </w:pPr>
      <w:bookmarkStart w:id="1026" w:name="_Ref411968182"/>
      <w:r>
        <w:t>Psalm</w:t>
      </w:r>
      <w:r w:rsidRPr="00AB1781">
        <w:t xml:space="preserve"> 141</w:t>
      </w:r>
      <w:r>
        <w:t>: I cry to the Lord with all my voice, I pray with all my voice</w:t>
      </w:r>
      <w:bookmarkEnd w:id="102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lastRenderedPageBreak/>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1027" w:name="_Ref412098508"/>
      <w:r>
        <w:t>Psalm</w:t>
      </w:r>
      <w:r w:rsidRPr="00AB1781">
        <w:t xml:space="preserve"> 142</w:t>
      </w:r>
      <w:r>
        <w:t xml:space="preserve">: Lord, hear my prayer; give ear to my petition in </w:t>
      </w:r>
      <w:r w:rsidR="00E570CB">
        <w:t>Your</w:t>
      </w:r>
      <w:r>
        <w:t xml:space="preserve"> truth</w:t>
      </w:r>
      <w:bookmarkEnd w:id="102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44639B">
      <w:pPr>
        <w:pStyle w:val="Heading2"/>
      </w:pPr>
      <w:bookmarkStart w:id="1028" w:name="_Ref435438665"/>
      <w:bookmarkStart w:id="1029" w:name="_Toc435800438"/>
      <w:r w:rsidRPr="00AB1781">
        <w:lastRenderedPageBreak/>
        <w:t>K</w:t>
      </w:r>
      <w:r>
        <w:t>athisma 20</w:t>
      </w:r>
      <w:bookmarkEnd w:id="1028"/>
      <w:bookmarkEnd w:id="1029"/>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lastRenderedPageBreak/>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lastRenderedPageBreak/>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668C5667" w14:textId="30DB96B2" w:rsidR="00924D0C" w:rsidRDefault="00924D0C" w:rsidP="00924D0C">
      <w:pPr>
        <w:pStyle w:val="Rubric"/>
      </w:pPr>
      <w:bookmarkStart w:id="1030" w:name="_Ref411968206"/>
      <w:r>
        <w:t>Glory…</w:t>
      </w:r>
    </w:p>
    <w:p w14:paraId="437D5391" w14:textId="77777777" w:rsidR="00E276C1" w:rsidRPr="002A0A20" w:rsidRDefault="002A0A20" w:rsidP="002A0A20">
      <w:pPr>
        <w:pStyle w:val="Heading3"/>
      </w:pPr>
      <w:r>
        <w:t>Psalm</w:t>
      </w:r>
      <w:r w:rsidR="00E276C1" w:rsidRPr="00AB1781">
        <w:t xml:space="preserve"> 145</w:t>
      </w:r>
      <w:r>
        <w:t>: Praise the Lord, O my soul! I will praise the Lord all my life</w:t>
      </w:r>
      <w:bookmarkEnd w:id="103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1031" w:name="_Ref411968226"/>
      <w:r>
        <w:t>Psalm</w:t>
      </w:r>
      <w:r w:rsidR="00E276C1" w:rsidRPr="00AB1781">
        <w:t xml:space="preserve"> 146</w:t>
      </w:r>
      <w:r>
        <w:t>: Praise the Lord, for singing praise is good</w:t>
      </w:r>
      <w:bookmarkEnd w:id="103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1032" w:name="_Ref411968245"/>
      <w:r>
        <w:t>Psalm</w:t>
      </w:r>
      <w:r w:rsidR="00E276C1" w:rsidRPr="00AB1781">
        <w:t xml:space="preserve"> 147</w:t>
      </w:r>
      <w:r>
        <w:t>: Praise the Lord, O Jerusalem! Praise your God, O Zion!</w:t>
      </w:r>
      <w:bookmarkEnd w:id="103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33" w:name="_Toc410196196"/>
      <w:bookmarkStart w:id="1034" w:name="_Toc410196438"/>
      <w:bookmarkStart w:id="1035" w:name="_Toc410196940"/>
      <w:r>
        <w:br w:type="page"/>
      </w:r>
    </w:p>
    <w:p w14:paraId="67ADEC27" w14:textId="36215125" w:rsidR="00495F1A" w:rsidRDefault="00495F1A" w:rsidP="00495F1A">
      <w:pPr>
        <w:pStyle w:val="Heading1"/>
      </w:pPr>
      <w:bookmarkStart w:id="1036" w:name="_Toc435800439"/>
      <w:r>
        <w:lastRenderedPageBreak/>
        <w:t>The Book of Psalis and Doxologies</w:t>
      </w:r>
      <w:bookmarkEnd w:id="1033"/>
      <w:bookmarkEnd w:id="1034"/>
      <w:bookmarkEnd w:id="1035"/>
      <w:bookmarkEnd w:id="1036"/>
    </w:p>
    <w:p w14:paraId="16497487" w14:textId="77777777" w:rsidR="009C13E9" w:rsidRDefault="009C13E9" w:rsidP="009C13E9">
      <w:pPr>
        <w:pStyle w:val="Heading2"/>
      </w:pPr>
      <w:bookmarkStart w:id="1037" w:name="_Toc435800440"/>
      <w:bookmarkStart w:id="1038" w:name="_Toc410196197"/>
      <w:bookmarkStart w:id="1039" w:name="_Toc410196439"/>
      <w:bookmarkStart w:id="1040" w:name="_Toc410196941"/>
      <w:r>
        <w:lastRenderedPageBreak/>
        <w:t>General and Common Doxologies</w:t>
      </w:r>
      <w:bookmarkEnd w:id="1037"/>
    </w:p>
    <w:p w14:paraId="1B082926" w14:textId="77777777" w:rsidR="009C13E9" w:rsidRDefault="009C13E9" w:rsidP="009C13E9">
      <w:pPr>
        <w:pStyle w:val="Heading3"/>
      </w:pPr>
      <w:bookmarkStart w:id="1041" w:name="_Ref434488390"/>
      <w:r>
        <w:t>The Doxology of the Heavenly</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2"/>
            <w:r>
              <w:t>The great and holy luminaries,</w:t>
            </w:r>
            <w:commentRangeEnd w:id="1042"/>
            <w:r>
              <w:rPr>
                <w:rStyle w:val="CommentReference"/>
                <w:rFonts w:ascii="Times New Roman" w:hAnsi="Times New Roman"/>
              </w:rPr>
              <w:commentReference w:id="104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104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3"/>
            <w:r>
              <w:rPr>
                <w:rStyle w:val="CommentReference"/>
                <w:rFonts w:ascii="Times New Roman" w:hAnsi="Times New Roman"/>
              </w:rPr>
              <w:commentReference w:id="104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4"/>
            <w:r w:rsidRPr="00602B0F">
              <w:t xml:space="preserve">O Lord, </w:t>
            </w:r>
            <w:commentRangeEnd w:id="1044"/>
            <w:r>
              <w:rPr>
                <w:rStyle w:val="CommentReference"/>
                <w:rFonts w:ascii="Times New Roman" w:hAnsi="Times New Roman"/>
              </w:rPr>
              <w:commentReference w:id="104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5" w:name="_Ref434488524"/>
      <w:r>
        <w:t>The Doxology of St. John the Baptist</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6" w:name="_Ref434488546"/>
      <w:r>
        <w:t>Another Doxology of St. John the Baptist</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7" w:name="_Ref434488644"/>
      <w:r>
        <w:t>A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8"/>
            <w:r>
              <w:t xml:space="preserve">called </w:t>
            </w:r>
            <w:commentRangeEnd w:id="1048"/>
            <w:r>
              <w:rPr>
                <w:rStyle w:val="CommentReference"/>
                <w:rFonts w:ascii="Times New Roman" w:eastAsiaTheme="minorHAnsi" w:hAnsi="Times New Roman" w:cstheme="minorBidi"/>
                <w:color w:val="auto"/>
              </w:rPr>
              <w:commentReference w:id="104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9"/>
            <w:r>
              <w:t>Who loved him greatly.</w:t>
            </w:r>
            <w:commentRangeEnd w:id="1049"/>
            <w:r>
              <w:rPr>
                <w:rStyle w:val="CommentReference"/>
                <w:rFonts w:ascii="Times New Roman" w:eastAsiaTheme="minorHAnsi" w:hAnsi="Times New Roman" w:cstheme="minorBidi"/>
                <w:color w:val="auto"/>
              </w:rPr>
              <w:commentReference w:id="104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0" w:name="_Ref434488657"/>
      <w:r>
        <w:lastRenderedPageBreak/>
        <w:t>Another Doxology for the Apostles</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51"/>
            <w:r>
              <w:t xml:space="preserve">Our </w:t>
            </w:r>
            <w:commentRangeEnd w:id="1051"/>
            <w:r>
              <w:rPr>
                <w:rStyle w:val="CommentReference"/>
                <w:rFonts w:ascii="Times New Roman" w:eastAsiaTheme="minorHAnsi" w:hAnsi="Times New Roman" w:cstheme="minorBidi"/>
                <w:color w:val="auto"/>
              </w:rPr>
              <w:commentReference w:id="105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52"/>
            <w:r>
              <w:t xml:space="preserve">And </w:t>
            </w:r>
            <w:commentRangeEnd w:id="1052"/>
            <w:r>
              <w:rPr>
                <w:rStyle w:val="CommentReference"/>
                <w:rFonts w:ascii="Times New Roman" w:eastAsiaTheme="minorHAnsi" w:hAnsi="Times New Roman" w:cstheme="minorBidi"/>
                <w:color w:val="auto"/>
              </w:rPr>
              <w:commentReference w:id="105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3"/>
            <w:r>
              <w:t>And was numbered with</w:t>
            </w:r>
          </w:p>
          <w:p w14:paraId="5527B3A6" w14:textId="77777777" w:rsidR="004C7F73" w:rsidRDefault="004C7F73" w:rsidP="004C7F73">
            <w:pPr>
              <w:pStyle w:val="EngHangEnd"/>
            </w:pPr>
            <w:r>
              <w:t>The rest of the Apostles.</w:t>
            </w:r>
            <w:commentRangeEnd w:id="1053"/>
            <w:r>
              <w:rPr>
                <w:rStyle w:val="CommentReference"/>
                <w:rFonts w:ascii="Times New Roman" w:eastAsiaTheme="minorHAnsi" w:hAnsi="Times New Roman" w:cstheme="minorBidi"/>
                <w:color w:val="auto"/>
              </w:rPr>
              <w:commentReference w:id="105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4"/>
            <w:r>
              <w:t xml:space="preserve">sound </w:t>
            </w:r>
            <w:commentRangeEnd w:id="1054"/>
            <w:r>
              <w:rPr>
                <w:rStyle w:val="CommentReference"/>
                <w:rFonts w:ascii="Times New Roman" w:eastAsiaTheme="minorHAnsi" w:hAnsi="Times New Roman" w:cstheme="minorBidi"/>
                <w:color w:val="auto"/>
              </w:rPr>
              <w:commentReference w:id="105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5" w:name="_Ref434488814"/>
      <w:r>
        <w:lastRenderedPageBreak/>
        <w:t>The Doxology of St. Mark</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6"/>
            <w:r>
              <w:t>Beholder of God</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7" w:name="_Ref434488992"/>
      <w:r>
        <w:lastRenderedPageBreak/>
        <w:t>The Doxology of Any Apostle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5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8"/>
            <w:r>
              <w:rPr>
                <w:rStyle w:val="CommentReference"/>
                <w:rFonts w:ascii="Times New Roman" w:eastAsiaTheme="minorHAnsi" w:hAnsi="Times New Roman" w:cstheme="minorBidi"/>
                <w:color w:val="auto"/>
              </w:rPr>
              <w:commentReference w:id="105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9"/>
            <w:r>
              <w:t>compatriots</w:t>
            </w:r>
            <w:commentRangeEnd w:id="1059"/>
            <w:r>
              <w:rPr>
                <w:rStyle w:val="CommentReference"/>
                <w:rFonts w:ascii="Times New Roman" w:eastAsiaTheme="minorHAnsi" w:hAnsi="Times New Roman" w:cstheme="minorBidi"/>
                <w:color w:val="auto"/>
              </w:rPr>
              <w:commentReference w:id="105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0" w:name="_Ref434489014"/>
      <w:r>
        <w:lastRenderedPageBreak/>
        <w:t>The Doxology of St. Stephen</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61" w:name="_Ref434489170"/>
      <w:r>
        <w:t>The Doxology of St. George</w:t>
      </w:r>
      <w:bookmarkEnd w:id="106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91E1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91E1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91E10">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2" w:name="_Ref434490082"/>
      <w:r>
        <w:t>The Doxology of St. Demiana</w:t>
      </w:r>
      <w:bookmarkEnd w:id="106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91E1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91E1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91E10">
        <w:rPr>
          <w:noProof/>
        </w:rPr>
        <w:t>744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3" w:name="_Ref434489950"/>
      <w:r>
        <w:lastRenderedPageBreak/>
        <w:t>The Doxology of the Martyrs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4"/>
            <w:r>
              <w:t>Akrash</w:t>
            </w:r>
            <w:commentRangeEnd w:id="1064"/>
            <w:r>
              <w:rPr>
                <w:rStyle w:val="CommentReference"/>
              </w:rPr>
              <w:commentReference w:id="106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5" w:name="_Ref434490311"/>
      <w:r>
        <w:t>The Doxology of St. Anthony and St. Paul</w:t>
      </w:r>
      <w:bookmarkEnd w:id="1065"/>
    </w:p>
    <w:p w14:paraId="2DE142F2" w14:textId="77777777" w:rsidR="00091E10"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091E1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91E1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91E10">
        <w:rPr>
          <w:noProof/>
        </w:rPr>
        <w:t>748</w:t>
      </w:r>
      <w:r w:rsidR="00191A26">
        <w:fldChar w:fldCharType="end"/>
      </w:r>
      <w:r>
        <w:t xml:space="preserve">, and </w:t>
      </w:r>
      <w:r w:rsidR="00191A26">
        <w:fldChar w:fldCharType="begin"/>
      </w:r>
      <w:r w:rsidR="00191A26">
        <w:instrText xml:space="preserve"> REF _Ref434490368 \h </w:instrText>
      </w:r>
      <w:r w:rsidR="00191A26">
        <w:fldChar w:fldCharType="separate"/>
      </w:r>
      <w:r w:rsidR="00091E10">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091E10">
        <w:t xml:space="preserve">See A Doxology for the Apostles, on pages </w:t>
      </w:r>
      <w:r w:rsidR="00091E10">
        <w:rPr>
          <w:noProof/>
        </w:rPr>
        <w:t>544</w:t>
      </w:r>
      <w:r w:rsidR="00091E10">
        <w:t xml:space="preserve">, </w:t>
      </w:r>
      <w:r w:rsidR="00091E10">
        <w:rPr>
          <w:noProof/>
        </w:rPr>
        <w:t>545</w:t>
      </w:r>
      <w:r w:rsidR="00091E10">
        <w:t xml:space="preserve">, or </w:t>
      </w:r>
      <w:r w:rsidR="00091E10">
        <w:rPr>
          <w:noProof/>
        </w:rPr>
        <w:t>547</w:t>
      </w:r>
      <w:r w:rsidR="00091E10">
        <w:t>.</w:t>
      </w:r>
    </w:p>
    <w:p w14:paraId="35D20493" w14:textId="77777777" w:rsidR="00091E10" w:rsidRDefault="00091E10" w:rsidP="00B52D77">
      <w:pPr>
        <w:pStyle w:val="Heading3"/>
      </w:pPr>
      <w:r>
        <w:t>January 24 (25) / Tobi 29: Commemoration of the Annunciation, Nativity, and Resurrection on the 29</w:t>
      </w:r>
      <w:r w:rsidRPr="00C0205C">
        <w:rPr>
          <w:vertAlign w:val="superscript"/>
        </w:rPr>
        <w:t>th</w:t>
      </w:r>
      <w:r>
        <w:t xml:space="preserve"> of Every Month</w:t>
      </w:r>
    </w:p>
    <w:p w14:paraId="550639E4" w14:textId="77777777" w:rsidR="00091E10" w:rsidRPr="00B52D77" w:rsidRDefault="00091E10"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592</w:t>
      </w:r>
      <w:r>
        <w:t>.</w:t>
      </w:r>
    </w:p>
    <w:p w14:paraId="716265E5" w14:textId="77777777" w:rsidR="006F2298" w:rsidRPr="00AF6D10" w:rsidRDefault="00091E10"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750</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6"/>
            <w:r w:rsidRPr="004764BD">
              <w:t>give light to</w:t>
            </w:r>
            <w:commentRangeEnd w:id="1066"/>
            <w:r>
              <w:rPr>
                <w:rStyle w:val="CommentReference"/>
                <w:rFonts w:ascii="Times New Roman" w:eastAsiaTheme="minorHAnsi" w:hAnsi="Times New Roman" w:cstheme="minorBidi"/>
                <w:color w:val="auto"/>
              </w:rPr>
              <w:commentReference w:id="106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7" w:name="_Ref434490826"/>
      <w:r>
        <w:t>The Doxology of St. Pishoy and St. Paul of Tammah</w:t>
      </w:r>
      <w:bookmarkEnd w:id="106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91E1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91E10">
        <w:rPr>
          <w:lang w:val="en-US"/>
        </w:rPr>
        <w:t>July 2 / Epip 8: St. Pishoy</w:t>
      </w:r>
      <w:r>
        <w:fldChar w:fldCharType="end"/>
      </w:r>
      <w:r>
        <w:t xml:space="preserve">, page </w:t>
      </w:r>
      <w:r>
        <w:fldChar w:fldCharType="begin"/>
      </w:r>
      <w:r>
        <w:instrText xml:space="preserve"> PAGEREF _Ref434490783 \h </w:instrText>
      </w:r>
      <w:r>
        <w:fldChar w:fldCharType="separate"/>
      </w:r>
      <w:r w:rsidR="00091E10">
        <w:rPr>
          <w:noProof/>
        </w:rPr>
        <w:t>830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8" w:name="_Ref434492161"/>
      <w:r>
        <w:t>The Doxology of St. Athanasius the Apostolic</w:t>
      </w:r>
      <w:bookmarkEnd w:id="1068"/>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91E1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91E1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91E10">
        <w:rPr>
          <w:noProof/>
        </w:rPr>
        <w:t>778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91E10">
        <w:rPr>
          <w:noProof/>
        </w:rPr>
        <w:t>780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9" w:name="_Ref434492536"/>
      <w:r>
        <w:t xml:space="preserve">The Doxology of </w:t>
      </w:r>
      <w:r w:rsidR="00231798">
        <w:t>the</w:t>
      </w:r>
      <w:r>
        <w:t xml:space="preserve"> Cross Bearers</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0" w:name="_Ref434492645"/>
      <w:r>
        <w:t>The Doxology for a Hierarch Who is Present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8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0"/>
            <w:r>
              <w:rPr>
                <w:rStyle w:val="CommentReference"/>
                <w:rFonts w:ascii="Times New Roman" w:eastAsiaTheme="minorHAnsi" w:hAnsi="Times New Roman" w:cstheme="minorBidi"/>
                <w:color w:val="auto"/>
              </w:rPr>
              <w:commentReference w:id="108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84" w:name="_Toc435800441"/>
      <w:r>
        <w:lastRenderedPageBreak/>
        <w:t>September</w:t>
      </w:r>
      <w:bookmarkEnd w:id="1038"/>
      <w:bookmarkEnd w:id="1039"/>
      <w:bookmarkEnd w:id="104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4"/>
    </w:p>
    <w:p w14:paraId="3B77A2B2" w14:textId="77777777" w:rsidR="00495F1A" w:rsidRDefault="0092592B" w:rsidP="00495F1A">
      <w:pPr>
        <w:pStyle w:val="Heading3"/>
      </w:pPr>
      <w:bookmarkStart w:id="1085" w:name="_Toc410196198"/>
      <w:bookmarkStart w:id="1086" w:name="_Toc410196440"/>
      <w:bookmarkStart w:id="1087" w:name="_Toc410196942"/>
      <w:r>
        <w:t xml:space="preserve">August 29 (30) / Tho-out 1: </w:t>
      </w:r>
      <w:r w:rsidR="00495F1A">
        <w:t>Ecclesiastical New Year: Nairouz</w:t>
      </w:r>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lastRenderedPageBreak/>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91E1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91E10">
        <w:rPr>
          <w:noProof/>
        </w:rPr>
        <w:t>542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91E10">
        <w:rPr>
          <w:noProof/>
        </w:rPr>
        <w:t>543</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98" w:name="_Ref434490285"/>
      <w:r>
        <w:t>The Doxology</w:t>
      </w:r>
      <w:r w:rsidR="00B46E6E">
        <w:t xml:space="preserve"> for St. Verena</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72"/>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rsidR="00091E10">
        <w:t>The Doxology for St. Severus</w:t>
      </w:r>
      <w:r>
        <w:fldChar w:fldCharType="end"/>
      </w:r>
      <w:r>
        <w:t xml:space="preserve">, </w:t>
      </w:r>
      <w:r>
        <w:fldChar w:fldCharType="begin"/>
      </w:r>
      <w:r>
        <w:instrText xml:space="preserve"> REF _Ref434561058 \h </w:instrText>
      </w:r>
      <w:r>
        <w:fldChar w:fldCharType="separate"/>
      </w:r>
      <w:r w:rsidR="00091E1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91E10">
        <w:rPr>
          <w:noProof/>
        </w:rPr>
        <w:t>602</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99" w:name="_Ref434490258"/>
      <w:r>
        <w:t>The Doxology</w:t>
      </w:r>
      <w:r w:rsidR="00B46E6E">
        <w:t xml:space="preserve"> for St. Rebecca and her Children</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91E10">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91E10">
        <w:rPr>
          <w:noProof/>
        </w:rPr>
        <w:t>613</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91E1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91E10">
        <w:rPr>
          <w:noProof/>
        </w:rPr>
        <w:t>686</w:t>
      </w:r>
      <w:r w:rsidR="00191A26">
        <w:fldChar w:fldCharType="end"/>
      </w:r>
      <w:r>
        <w:t>.</w:t>
      </w:r>
    </w:p>
    <w:p w14:paraId="7C31113D" w14:textId="77777777" w:rsidR="00495F1A" w:rsidRDefault="0092592B" w:rsidP="00495F1A">
      <w:pPr>
        <w:pStyle w:val="Heading3"/>
      </w:pPr>
      <w:bookmarkStart w:id="1100" w:name="_Toc410196199"/>
      <w:bookmarkStart w:id="1101" w:name="_Toc410196441"/>
      <w:bookmarkStart w:id="1102" w:name="_Toc410196943"/>
      <w:bookmarkStart w:id="1103" w:name="_Ref434563524"/>
      <w:bookmarkStart w:id="1104" w:name="_Ref434563530"/>
      <w:r>
        <w:t xml:space="preserve">September 14 (15) / Tho-out 17: </w:t>
      </w:r>
      <w:r w:rsidR="00495F1A">
        <w:t>The Dedication of the Church of the Holy Cross</w:t>
      </w:r>
      <w:bookmarkEnd w:id="1100"/>
      <w:bookmarkEnd w:id="1101"/>
      <w:bookmarkEnd w:id="1102"/>
      <w:bookmarkEnd w:id="1103"/>
      <w:bookmarkEnd w:id="110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05" w:name="_Ref434477443"/>
      <w:r>
        <w:t>The Doxology</w:t>
      </w:r>
      <w:r w:rsidR="00E21EA3">
        <w:t xml:space="preserve"> for the Feast of the Cross</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06" w:name="_Ref434474964"/>
      <w:r>
        <w:t>The Psali Ada</w:t>
      </w:r>
      <w:r w:rsidR="006C1B94">
        <w:t>m for the Feast of the Cross</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0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07"/>
            <w:r>
              <w:rPr>
                <w:rStyle w:val="CommentReference"/>
              </w:rPr>
              <w:commentReference w:id="110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08" w:name="_Ref434474992"/>
      <w:r>
        <w:t>The Psali Bato</w:t>
      </w:r>
      <w:r w:rsidR="006C1B94">
        <w:t>s for the Feast of the Cross</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91E1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91E10">
        <w:rPr>
          <w:noProof/>
        </w:rPr>
        <w:t>544</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91E10">
        <w:rPr>
          <w:noProof/>
        </w:rPr>
        <w:t>545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91E10">
        <w:rPr>
          <w:noProof/>
        </w:rPr>
        <w:t>547</w:t>
      </w:r>
      <w:r w:rsidR="00191A26">
        <w:fldChar w:fldCharType="end"/>
      </w:r>
      <w:r>
        <w:t>.</w:t>
      </w:r>
    </w:p>
    <w:p w14:paraId="56FE4C4F" w14:textId="77777777" w:rsidR="00D54A29" w:rsidRDefault="00D54A29" w:rsidP="00D54A29">
      <w:pPr>
        <w:pStyle w:val="Heading3"/>
      </w:pPr>
      <w:r>
        <w:lastRenderedPageBreak/>
        <w:t xml:space="preserve">September 22 (23) / </w:t>
      </w:r>
      <w:commentRangeStart w:id="1109"/>
      <w:r>
        <w:t>Tho-out 24</w:t>
      </w:r>
      <w:commentRangeEnd w:id="1109"/>
      <w:r w:rsidR="00C46B09">
        <w:rPr>
          <w:rStyle w:val="CommentReference"/>
          <w:rFonts w:eastAsiaTheme="minorHAnsi" w:cstheme="minorBidi"/>
          <w:b w:val="0"/>
          <w:bCs w:val="0"/>
        </w:rPr>
        <w:commentReference w:id="1109"/>
      </w:r>
      <w:r>
        <w:t>: St. Maurice and the Theban Legion</w:t>
      </w:r>
    </w:p>
    <w:p w14:paraId="74C264D0" w14:textId="77777777" w:rsidR="00D54A29" w:rsidRDefault="00B46E6E" w:rsidP="00D54A29">
      <w:pPr>
        <w:pStyle w:val="Heading4"/>
      </w:pPr>
      <w:bookmarkStart w:id="1110" w:name="_Ref434489859"/>
      <w:r>
        <w:t>The Doxology for</w:t>
      </w:r>
      <w:r w:rsidR="00D54A29">
        <w:t xml:space="preserve"> St. Maurice and the Theban Legion</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1" w:name="_Ref434489873"/>
      <w:r>
        <w:t>Another Doxology of St. Maurice</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91E1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91E10">
        <w:rPr>
          <w:noProof/>
        </w:rPr>
        <w:t>542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91E10">
        <w:rPr>
          <w:noProof/>
        </w:rPr>
        <w:t>543</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12" w:name="_Ref435003974"/>
      <w:r>
        <w:t>September 26 (27) / Tho-out 29: Commemoration of the Annunciation, Nativity, and Resurrection on the 29</w:t>
      </w:r>
      <w:r w:rsidRPr="00C0205C">
        <w:rPr>
          <w:vertAlign w:val="superscript"/>
        </w:rPr>
        <w:t>th</w:t>
      </w:r>
      <w:r>
        <w:t xml:space="preserve"> of Every Month</w:t>
      </w:r>
      <w:bookmarkEnd w:id="1112"/>
    </w:p>
    <w:p w14:paraId="0A0A7EC3" w14:textId="77777777" w:rsidR="00C0205C" w:rsidRDefault="00C0205C" w:rsidP="00C0205C">
      <w:pPr>
        <w:pStyle w:val="Heading4"/>
      </w:pPr>
      <w:bookmarkStart w:id="1113" w:name="_Ref435003845"/>
      <w:r>
        <w:t>The Psali Adam for the 29</w:t>
      </w:r>
      <w:r w:rsidRPr="00C0205C">
        <w:rPr>
          <w:vertAlign w:val="superscript"/>
        </w:rPr>
        <w:t>th</w:t>
      </w:r>
      <w:r>
        <w:t xml:space="preserve"> of Every Month</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14"/>
            <w:r>
              <w:t>At the end of times.</w:t>
            </w:r>
            <w:commentRangeEnd w:id="1114"/>
            <w:r>
              <w:rPr>
                <w:rStyle w:val="CommentReference"/>
                <w:rFonts w:ascii="Times New Roman" w:eastAsiaTheme="minorHAnsi" w:hAnsi="Times New Roman" w:cstheme="minorBidi"/>
                <w:color w:val="auto"/>
              </w:rPr>
              <w:commentReference w:id="111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15" w:name="_Ref435003860"/>
      <w:r>
        <w:t>The Psali Batos for the 29</w:t>
      </w:r>
      <w:r w:rsidRPr="00C0205C">
        <w:rPr>
          <w:vertAlign w:val="superscript"/>
        </w:rPr>
        <w:t>th</w:t>
      </w:r>
      <w:r>
        <w:t xml:space="preserve"> of Every Month</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1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16"/>
            <w:r>
              <w:rPr>
                <w:rStyle w:val="CommentReference"/>
                <w:rFonts w:ascii="Times New Roman" w:eastAsiaTheme="minorHAnsi" w:hAnsi="Times New Roman" w:cstheme="minorBidi"/>
                <w:color w:val="auto"/>
              </w:rPr>
              <w:commentReference w:id="111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17"/>
            <w:r>
              <w:t xml:space="preserve"> Lord God</w:t>
            </w:r>
            <w:commentRangeEnd w:id="1117"/>
            <w:r>
              <w:rPr>
                <w:rStyle w:val="CommentReference"/>
                <w:rFonts w:ascii="Times New Roman" w:eastAsiaTheme="minorHAnsi" w:hAnsi="Times New Roman" w:cstheme="minorBidi"/>
                <w:color w:val="auto"/>
              </w:rPr>
              <w:commentReference w:id="111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18" w:name="_Ref434561058"/>
      <w:r>
        <w:t xml:space="preserve">September 29 (30) / Paopi 2: </w:t>
      </w:r>
      <w:r w:rsidR="000274A5">
        <w:t xml:space="preserve">The Coming of </w:t>
      </w:r>
      <w:r>
        <w:t>St. Severus</w:t>
      </w:r>
      <w:r w:rsidR="000274A5">
        <w:t xml:space="preserve"> to Egypt</w:t>
      </w:r>
      <w:bookmarkEnd w:id="1118"/>
    </w:p>
    <w:p w14:paraId="1B16436A" w14:textId="77777777" w:rsidR="0039635A" w:rsidRDefault="0039635A" w:rsidP="0039635A">
      <w:pPr>
        <w:pStyle w:val="Heading4"/>
      </w:pPr>
      <w:bookmarkStart w:id="1119" w:name="_Ref434492249"/>
      <w:r>
        <w:t>The Doxology</w:t>
      </w:r>
      <w:r w:rsidR="00B82753">
        <w:t xml:space="preserve"> for St. Severus</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20"/>
            <w:r w:rsidRPr="004764BD">
              <w:t xml:space="preserve">confirmed </w:t>
            </w:r>
            <w:commentRangeEnd w:id="1120"/>
            <w:r>
              <w:rPr>
                <w:rStyle w:val="CommentReference"/>
                <w:rFonts w:ascii="Times New Roman" w:eastAsiaTheme="minorHAnsi" w:hAnsi="Times New Roman" w:cstheme="minorBidi"/>
                <w:color w:val="auto"/>
              </w:rPr>
              <w:commentReference w:id="112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21" w:name="_Toc410196200"/>
      <w:bookmarkStart w:id="1122" w:name="_Toc410196442"/>
      <w:bookmarkStart w:id="1123" w:name="_Toc410196944"/>
      <w:bookmarkStart w:id="1124" w:name="_Toc435800442"/>
      <w:r>
        <w:lastRenderedPageBreak/>
        <w:t>October</w:t>
      </w:r>
      <w:bookmarkEnd w:id="1121"/>
      <w:bookmarkEnd w:id="1122"/>
      <w:bookmarkEnd w:id="1123"/>
      <w:r w:rsidR="006E370D">
        <w:t xml:space="preserve"> or </w:t>
      </w:r>
      <w:r w:rsidR="006E370D">
        <w:rPr>
          <w:rFonts w:ascii="FreeSerifAvvaShenouda" w:hAnsi="FreeSerifAvvaShenouda" w:cs="FreeSerifAvvaShenouda"/>
        </w:rPr>
        <w:t>Ⲡⲁⲱⲡⲉ</w:t>
      </w:r>
      <w:bookmarkEnd w:id="1124"/>
    </w:p>
    <w:p w14:paraId="4BBBCCE1" w14:textId="77777777" w:rsidR="0081710C" w:rsidRDefault="0081710C" w:rsidP="0081710C">
      <w:pPr>
        <w:pStyle w:val="Heading3"/>
      </w:pPr>
      <w:bookmarkStart w:id="1125" w:name="_Ref434561633"/>
      <w:r>
        <w:t>October 1 (2) / Paopi 4: St. Bacchus</w:t>
      </w:r>
      <w:bookmarkEnd w:id="1125"/>
    </w:p>
    <w:p w14:paraId="7EAFB97D" w14:textId="77777777" w:rsidR="0081710C" w:rsidRDefault="0081710C" w:rsidP="0081710C">
      <w:pPr>
        <w:pStyle w:val="Heading4"/>
      </w:pPr>
      <w:bookmarkStart w:id="1126" w:name="_Ref434489638"/>
      <w:r>
        <w:t>The Doxology</w:t>
      </w:r>
      <w:r w:rsidR="00B46E6E">
        <w:t xml:space="preserve"> for Sts. Sergius and Bacchus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27"/>
            <w:r>
              <w:t>heroes</w:t>
            </w:r>
            <w:commentRangeEnd w:id="1127"/>
            <w:r>
              <w:rPr>
                <w:rStyle w:val="CommentReference"/>
                <w:rFonts w:ascii="Times New Roman" w:eastAsiaTheme="minorHAnsi" w:hAnsi="Times New Roman" w:cstheme="minorBidi"/>
                <w:color w:val="auto"/>
              </w:rPr>
              <w:commentReference w:id="112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091E10">
        <w:t>The Doxology of St. Pishoy and St. Paul of Tammah</w:t>
      </w:r>
      <w:r>
        <w:fldChar w:fldCharType="end"/>
      </w:r>
      <w:r>
        <w:t xml:space="preserve">, page </w:t>
      </w:r>
      <w:r>
        <w:fldChar w:fldCharType="begin"/>
      </w:r>
      <w:r>
        <w:instrText xml:space="preserve"> PAGEREF _Ref434490826 \h </w:instrText>
      </w:r>
      <w:r>
        <w:fldChar w:fldCharType="separate"/>
      </w:r>
      <w:r w:rsidR="00091E10">
        <w:rPr>
          <w:noProof/>
        </w:rPr>
        <w:t>558</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rsidR="00091E10">
        <w:t>October 1 (2) / Paopi 4: St. Bacchus</w:t>
      </w:r>
      <w:r>
        <w:fldChar w:fldCharType="end"/>
      </w:r>
      <w:r>
        <w:t xml:space="preserve">, page </w:t>
      </w:r>
      <w:r>
        <w:fldChar w:fldCharType="begin"/>
      </w:r>
      <w:r>
        <w:instrText xml:space="preserve"> PAGEREF _Ref434561633 \h </w:instrText>
      </w:r>
      <w:r>
        <w:fldChar w:fldCharType="separate"/>
      </w:r>
      <w:r w:rsidR="00091E10">
        <w:rPr>
          <w:noProof/>
        </w:rPr>
        <w:t>604</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5593D86A" w14:textId="77777777" w:rsidR="0039635A" w:rsidRDefault="0039635A" w:rsidP="0039635A">
      <w:pPr>
        <w:pStyle w:val="Heading3"/>
      </w:pPr>
      <w:bookmarkStart w:id="1128" w:name="_Ref434564830"/>
      <w:r>
        <w:lastRenderedPageBreak/>
        <w:t>October 17 (18) Paopi 20: St. John the Short</w:t>
      </w:r>
      <w:bookmarkEnd w:id="1128"/>
    </w:p>
    <w:p w14:paraId="23E24F8C" w14:textId="77777777" w:rsidR="0039635A" w:rsidRDefault="0039635A" w:rsidP="0039635A">
      <w:pPr>
        <w:pStyle w:val="Heading4"/>
      </w:pPr>
      <w:bookmarkStart w:id="1129" w:name="_Ref434490715"/>
      <w:r>
        <w:t>The Doxology</w:t>
      </w:r>
      <w:r w:rsidR="00B46E6E">
        <w:t xml:space="preserve"> for St. John the Short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130" w:name="_Ref434491337"/>
      <w:r>
        <w:t>The Doxology</w:t>
      </w:r>
      <w:r w:rsidR="00810F04">
        <w:t xml:space="preserve"> for St. Teji (Reweiss)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31" w:name="_Ref434563347"/>
      <w:r>
        <w:t>October 23 (24) / Paopi</w:t>
      </w:r>
      <w:r w:rsidR="00FE0AE4">
        <w:t xml:space="preserve"> </w:t>
      </w:r>
      <w:r>
        <w:t>26: St. Apip the Friend of St. Apollo</w:t>
      </w:r>
      <w:bookmarkEnd w:id="1131"/>
    </w:p>
    <w:p w14:paraId="69CDA95A" w14:textId="77777777" w:rsidR="00E30E2D" w:rsidRPr="00137929" w:rsidRDefault="00E30E2D" w:rsidP="00E30E2D">
      <w:pPr>
        <w:pStyle w:val="Heading4"/>
      </w:pPr>
      <w:bookmarkStart w:id="1132" w:name="_Ref434492837"/>
      <w:r>
        <w:t>The Doxology</w:t>
      </w:r>
      <w:r w:rsidR="00B82753">
        <w:t xml:space="preserve"> for Sts. Apollo and Apip</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133" w:name="_Ref434490474"/>
      <w:r>
        <w:t>The Doxology</w:t>
      </w:r>
      <w:r w:rsidR="00B46E6E">
        <w:t xml:space="preserve"> for St. Macarius the Bishop of Edkow</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91E1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91E10">
        <w:rPr>
          <w:noProof/>
        </w:rPr>
        <w:t>776</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34" w:name="_Toc410196201"/>
      <w:bookmarkStart w:id="1135" w:name="_Toc410196443"/>
      <w:bookmarkStart w:id="1136" w:name="_Toc410196945"/>
      <w:bookmarkStart w:id="1137" w:name="_Toc435800443"/>
      <w:r>
        <w:lastRenderedPageBreak/>
        <w:t>November</w:t>
      </w:r>
      <w:r w:rsidR="00495F1A">
        <w:t xml:space="preserve"> or </w:t>
      </w:r>
      <w:bookmarkEnd w:id="1134"/>
      <w:bookmarkEnd w:id="1135"/>
      <w:bookmarkEnd w:id="1136"/>
      <w:r w:rsidRPr="00FB5E62">
        <w:rPr>
          <w:rFonts w:ascii="FreeSerifAvvaShenouda" w:eastAsia="Arial Unicode MS" w:hAnsi="FreeSerifAvvaShenouda" w:cs="FreeSerifAvvaShenouda"/>
        </w:rPr>
        <w:t>Ⲁⲑⲟⲣ</w:t>
      </w:r>
      <w:bookmarkEnd w:id="1137"/>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138" w:name="_Ref434488301"/>
      <w:r>
        <w:t>The Doxology</w:t>
      </w:r>
      <w:r w:rsidR="00B46E6E">
        <w:t xml:space="preserve"> for the Four Incorporeal Beasts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39"/>
            <w:r>
              <w:t>Beats</w:t>
            </w:r>
            <w:commentRangeEnd w:id="1139"/>
            <w:r>
              <w:rPr>
                <w:rStyle w:val="CommentReference"/>
                <w:rFonts w:ascii="Times New Roman" w:eastAsiaTheme="minorHAnsi" w:hAnsi="Times New Roman" w:cstheme="minorBidi"/>
                <w:color w:val="auto"/>
              </w:rPr>
              <w:commentReference w:id="1139"/>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40"/>
            <w:r>
              <w:t xml:space="preserve">incessant </w:t>
            </w:r>
            <w:commentRangeEnd w:id="1140"/>
            <w:r>
              <w:rPr>
                <w:rStyle w:val="CommentReference"/>
                <w:rFonts w:ascii="Times New Roman" w:eastAsiaTheme="minorHAnsi" w:hAnsi="Times New Roman" w:cstheme="minorBidi"/>
                <w:color w:val="auto"/>
              </w:rPr>
              <w:commentReference w:id="1140"/>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41"/>
            <w:r>
              <w:t>The ministering flames of fire,</w:t>
            </w:r>
            <w:commentRangeEnd w:id="1141"/>
            <w:r>
              <w:rPr>
                <w:rStyle w:val="CommentReference"/>
                <w:rFonts w:ascii="Times New Roman" w:eastAsiaTheme="minorHAnsi" w:hAnsi="Times New Roman" w:cstheme="minorBidi"/>
                <w:color w:val="auto"/>
              </w:rPr>
              <w:commentReference w:id="1141"/>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42" w:name="_Ref434561114"/>
      <w:r>
        <w:t>November 8 (9) / Athor 12: Archangel Michael</w:t>
      </w:r>
      <w:bookmarkEnd w:id="1142"/>
    </w:p>
    <w:p w14:paraId="7E078728" w14:textId="77777777" w:rsidR="004750F8" w:rsidRDefault="004750F8" w:rsidP="004750F8">
      <w:pPr>
        <w:pStyle w:val="Heading4"/>
      </w:pPr>
      <w:bookmarkStart w:id="1143" w:name="_Ref434487967"/>
      <w:r>
        <w:t>The Doxology</w:t>
      </w:r>
      <w:r w:rsidR="009D0B24">
        <w:t xml:space="preserve"> for Archangel Michael</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44"/>
            <w:r w:rsidRPr="004764BD">
              <w:t xml:space="preserve">before </w:t>
            </w:r>
            <w:commentRangeEnd w:id="1144"/>
            <w:r>
              <w:rPr>
                <w:rStyle w:val="CommentReference"/>
                <w:rFonts w:ascii="Times New Roman" w:eastAsiaTheme="minorHAnsi" w:hAnsi="Times New Roman" w:cstheme="minorBidi"/>
                <w:color w:val="auto"/>
              </w:rPr>
              <w:commentReference w:id="114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53" w:name="_Ref434487984"/>
      <w:r>
        <w:t>The Doxology for Michael and Gabriel</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154" w:name="_Ref434489493"/>
      <w:r>
        <w:t>The Doxology</w:t>
      </w:r>
      <w:r w:rsidR="00B46E6E">
        <w:t xml:space="preserve"> for St. Mena</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55"/>
            <w:r w:rsidRPr="004764BD">
              <w:t>Voice Divine</w:t>
            </w:r>
            <w:commentRangeEnd w:id="1155"/>
            <w:r>
              <w:rPr>
                <w:rStyle w:val="CommentReference"/>
                <w:rFonts w:ascii="Times New Roman" w:eastAsiaTheme="minorHAnsi" w:hAnsi="Times New Roman" w:cstheme="minorBidi"/>
                <w:color w:val="auto"/>
              </w:rPr>
              <w:commentReference w:id="115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56"/>
            <w:r w:rsidRPr="004764BD">
              <w:t xml:space="preserve">received </w:t>
            </w:r>
            <w:commentRangeEnd w:id="1156"/>
            <w:r>
              <w:rPr>
                <w:rStyle w:val="CommentReference"/>
                <w:rFonts w:ascii="Times New Roman" w:eastAsiaTheme="minorHAnsi" w:hAnsi="Times New Roman" w:cstheme="minorBidi"/>
                <w:color w:val="auto"/>
              </w:rPr>
              <w:commentReference w:id="115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091E10">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091E10">
        <w:rPr>
          <w:noProof/>
        </w:rPr>
        <w:t>604</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91E1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91E10">
        <w:rPr>
          <w:noProof/>
        </w:rPr>
        <w:t>832</w:t>
      </w:r>
      <w:r w:rsidR="00191A26">
        <w:fldChar w:fldCharType="end"/>
      </w:r>
      <w:r>
        <w:t xml:space="preserve">, and </w:t>
      </w:r>
      <w:commentRangeStart w:id="1157"/>
      <w:r w:rsidR="00191A26">
        <w:fldChar w:fldCharType="begin"/>
      </w:r>
      <w:r w:rsidR="00191A26">
        <w:instrText xml:space="preserve"> REF _Ref434562461 \h </w:instrText>
      </w:r>
      <w:r w:rsidR="00191A26">
        <w:fldChar w:fldCharType="separate"/>
      </w:r>
      <w:r w:rsidR="00091E10">
        <w:t>January 7 (8) / Tobi 12: Also St. Theodore Anatoly</w:t>
      </w:r>
      <w:r w:rsidR="00191A26">
        <w:fldChar w:fldCharType="end"/>
      </w:r>
      <w:r w:rsidR="00191A26">
        <w:t>,</w:t>
      </w:r>
      <w:commentRangeEnd w:id="1157"/>
      <w:r w:rsidR="00191A26">
        <w:rPr>
          <w:rStyle w:val="CommentReference"/>
          <w:i w:val="0"/>
        </w:rPr>
        <w:commentReference w:id="1157"/>
      </w:r>
      <w:r w:rsidR="00191A26">
        <w:t xml:space="preserve"> page </w:t>
      </w:r>
      <w:r w:rsidR="00191A26">
        <w:fldChar w:fldCharType="begin"/>
      </w:r>
      <w:r w:rsidR="00191A26">
        <w:instrText xml:space="preserve"> PAGEREF _Ref434562461 \h </w:instrText>
      </w:r>
      <w:r w:rsidR="00191A26">
        <w:fldChar w:fldCharType="separate"/>
      </w:r>
      <w:r w:rsidR="00091E10">
        <w:rPr>
          <w:noProof/>
        </w:rPr>
        <w:t>734</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357A23E" w14:textId="77777777" w:rsidR="0059166B" w:rsidRDefault="0059166B" w:rsidP="0059166B">
      <w:pPr>
        <w:pStyle w:val="Heading3"/>
      </w:pPr>
      <w:bookmarkStart w:id="1158" w:name="_Ref434562715"/>
      <w:r>
        <w:t>November 18 (19) / Athor 22: Martyrdom of Sts. Cosmas, Damian, and their Brothers</w:t>
      </w:r>
      <w:bookmarkEnd w:id="1158"/>
    </w:p>
    <w:p w14:paraId="63F7F3A5" w14:textId="77777777" w:rsidR="0059166B" w:rsidRDefault="0059166B" w:rsidP="0059166B">
      <w:pPr>
        <w:pStyle w:val="Heading4"/>
      </w:pPr>
      <w:bookmarkStart w:id="1159" w:name="_Ref434489688"/>
      <w:r>
        <w:t>The Doxology</w:t>
      </w:r>
      <w:r w:rsidR="00B46E6E">
        <w:t xml:space="preserve"> for Sts. Cosmas, Damian, their Brothers and their Mother</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60"/>
            <w:r>
              <w:t>Prabioc</w:t>
            </w:r>
            <w:commentRangeEnd w:id="1160"/>
            <w:r>
              <w:rPr>
                <w:rStyle w:val="CommentReference"/>
                <w:rFonts w:ascii="Times New Roman" w:eastAsiaTheme="minorHAnsi" w:hAnsi="Times New Roman" w:cstheme="minorBidi"/>
                <w:color w:val="auto"/>
              </w:rPr>
              <w:commentReference w:id="116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161"/>
            <w:r>
              <w:t xml:space="preserve">confirming </w:t>
            </w:r>
            <w:commentRangeEnd w:id="1161"/>
            <w:r>
              <w:rPr>
                <w:rStyle w:val="CommentReference"/>
                <w:rFonts w:ascii="Times New Roman" w:eastAsiaTheme="minorHAnsi" w:hAnsi="Times New Roman" w:cstheme="minorBidi"/>
                <w:color w:val="auto"/>
              </w:rPr>
              <w:commentReference w:id="116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91E1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91E10">
        <w:rPr>
          <w:noProof/>
        </w:rPr>
        <w:t>834</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162" w:name="_Ref434488339"/>
      <w:r>
        <w:t>The Doxology</w:t>
      </w:r>
      <w:r w:rsidR="00B46E6E">
        <w:t xml:space="preserve"> for the Twenty Four Presbyters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163" w:name="_Ref434489457"/>
      <w:r>
        <w:t>The Doxology</w:t>
      </w:r>
      <w:r w:rsidR="00B46E6E">
        <w:t xml:space="preserve"> for St. Philopater Mercurius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168"/>
            <w:r>
              <w:t>Placed</w:t>
            </w:r>
            <w:commentRangeEnd w:id="1168"/>
            <w:r>
              <w:rPr>
                <w:rStyle w:val="CommentReference"/>
                <w:rFonts w:ascii="Times New Roman" w:eastAsiaTheme="minorHAnsi" w:hAnsi="Times New Roman" w:cstheme="minorBidi"/>
                <w:color w:val="auto"/>
              </w:rPr>
              <w:commentReference w:id="116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169"/>
            <w:r>
              <w:t>emperate</w:t>
            </w:r>
            <w:r w:rsidRPr="004764BD">
              <w:t xml:space="preserve"> </w:t>
            </w:r>
            <w:r>
              <w:t>with</w:t>
            </w:r>
            <w:commentRangeEnd w:id="1169"/>
            <w:r>
              <w:rPr>
                <w:rStyle w:val="CommentReference"/>
                <w:rFonts w:ascii="Times New Roman" w:eastAsiaTheme="minorHAnsi" w:hAnsi="Times New Roman" w:cstheme="minorBidi"/>
                <w:color w:val="auto"/>
              </w:rPr>
              <w:commentReference w:id="116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73" w:name="_Ref434489794"/>
      <w:r>
        <w:t>The Doxology</w:t>
      </w:r>
      <w:r w:rsidR="00B46E6E">
        <w:t xml:space="preserve"> for St. Serapamon</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74"/>
            <w:r>
              <w:t>sprang forth</w:t>
            </w:r>
            <w:commentRangeEnd w:id="1174"/>
            <w:r>
              <w:rPr>
                <w:rStyle w:val="CommentReference"/>
                <w:rFonts w:ascii="Times New Roman" w:eastAsiaTheme="minorHAnsi" w:hAnsi="Times New Roman" w:cstheme="minorBidi"/>
                <w:color w:val="auto"/>
              </w:rPr>
              <w:commentReference w:id="117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91E10">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91E10">
        <w:rPr>
          <w:noProof/>
        </w:rPr>
        <w:t>617</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091E10">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091E10">
        <w:rPr>
          <w:noProof/>
        </w:rPr>
        <w:t>827</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75" w:name="_Toc410196202"/>
      <w:bookmarkStart w:id="1176" w:name="_Toc410196444"/>
      <w:bookmarkStart w:id="1177" w:name="_Toc410196946"/>
      <w:bookmarkStart w:id="1178" w:name="_Toc435800444"/>
      <w:r>
        <w:lastRenderedPageBreak/>
        <w:t>December</w:t>
      </w:r>
      <w:bookmarkEnd w:id="1175"/>
      <w:bookmarkEnd w:id="1176"/>
      <w:bookmarkEnd w:id="1177"/>
      <w:r w:rsidR="00205EA4">
        <w:t xml:space="preserve"> or </w:t>
      </w:r>
      <w:r w:rsidR="00205EA4">
        <w:rPr>
          <w:rFonts w:ascii="FreeSerifAvvaShenouda" w:hAnsi="FreeSerifAvvaShenouda" w:cs="FreeSerifAvvaShenouda"/>
        </w:rPr>
        <w:t>Ⲕⲟⲓⲁϩⲕ</w:t>
      </w:r>
      <w:bookmarkEnd w:id="1178"/>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79" w:name="_Ref434478837"/>
      <w:r>
        <w:t xml:space="preserve">The First Doxology of December or </w:t>
      </w:r>
      <w:r w:rsidRPr="006C0F49">
        <w:rPr>
          <w:rFonts w:ascii="FreeSerifAvvaShenouda" w:hAnsi="FreeSerifAvvaShenouda" w:cs="FreeSerifAvvaShenouda"/>
        </w:rPr>
        <w:t>Ⲕⲟⲓⲁϩⲕ</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8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80"/>
            <w:r>
              <w:rPr>
                <w:rStyle w:val="CommentReference"/>
                <w:rFonts w:ascii="Times New Roman" w:eastAsiaTheme="minorHAnsi" w:hAnsi="Times New Roman" w:cstheme="minorBidi"/>
                <w:color w:val="auto"/>
              </w:rPr>
              <w:commentReference w:id="118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81"/>
            <w:r>
              <w:t xml:space="preserve">Announced </w:t>
            </w:r>
            <w:commentRangeEnd w:id="1181"/>
            <w:r>
              <w:rPr>
                <w:rStyle w:val="CommentReference"/>
                <w:rFonts w:ascii="Times New Roman" w:eastAsiaTheme="minorHAnsi" w:hAnsi="Times New Roman" w:cstheme="minorBidi"/>
                <w:color w:val="auto"/>
              </w:rPr>
              <w:commentReference w:id="118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8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83" w:name="_Ref434478867"/>
      <w:r>
        <w:t xml:space="preserve">The Third Doxology of December or </w:t>
      </w:r>
      <w:r w:rsidRPr="006C0F49">
        <w:rPr>
          <w:rFonts w:ascii="FreeSerifAvvaShenouda" w:hAnsi="FreeSerifAvvaShenouda" w:cs="FreeSerifAvvaShenouda"/>
        </w:rPr>
        <w:t>Ⲕⲟⲓⲁϩⲕ</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84" w:name="_Ref434478878"/>
      <w:r>
        <w:lastRenderedPageBreak/>
        <w:t xml:space="preserve">The Fourth Doxology of December or </w:t>
      </w:r>
      <w:r w:rsidRPr="006C0F49">
        <w:rPr>
          <w:rFonts w:ascii="FreeSerifAvvaShenouda" w:hAnsi="FreeSerifAvvaShenouda" w:cs="FreeSerifAvvaShenouda"/>
        </w:rPr>
        <w:t>Ⲕⲟⲓⲁϩⲕ</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85"/>
            <w:r>
              <w:t>He raised us with a new invitation.</w:t>
            </w:r>
            <w:commentRangeEnd w:id="1185"/>
            <w:r>
              <w:rPr>
                <w:rStyle w:val="CommentReference"/>
                <w:rFonts w:ascii="Times New Roman" w:eastAsiaTheme="minorHAnsi" w:hAnsi="Times New Roman" w:cstheme="minorBidi"/>
                <w:color w:val="auto"/>
              </w:rPr>
              <w:commentReference w:id="118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86"/>
            <w:r>
              <w:t>Bride</w:t>
            </w:r>
            <w:commentRangeEnd w:id="1186"/>
            <w:r>
              <w:rPr>
                <w:rStyle w:val="CommentReference"/>
                <w:rFonts w:ascii="Times New Roman" w:eastAsiaTheme="minorHAnsi" w:hAnsi="Times New Roman" w:cstheme="minorBidi"/>
                <w:color w:val="auto"/>
              </w:rPr>
              <w:commentReference w:id="118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87" w:name="_Ref434478888"/>
      <w:r>
        <w:lastRenderedPageBreak/>
        <w:t xml:space="preserve">The Fifth Doxology of December or </w:t>
      </w:r>
      <w:r w:rsidRPr="006C0F49">
        <w:rPr>
          <w:rFonts w:ascii="FreeSerifAvvaShenouda" w:hAnsi="FreeSerifAvvaShenouda" w:cs="FreeSerifAvvaShenouda"/>
        </w:rPr>
        <w:t>Ⲕⲟⲓⲁϩⲕ</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88" w:name="_Ref434478907"/>
      <w:r>
        <w:lastRenderedPageBreak/>
        <w:t xml:space="preserve">The Sixth Doxology of December or </w:t>
      </w:r>
      <w:r w:rsidRPr="006C0F49">
        <w:rPr>
          <w:rFonts w:ascii="FreeSerifAvvaShenouda" w:hAnsi="FreeSerifAvvaShenouda" w:cs="FreeSerifAvvaShenouda"/>
        </w:rPr>
        <w:t>Ⲕⲟⲓⲁϩⲕ</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89"/>
            <w:r>
              <w:t xml:space="preserve">return </w:t>
            </w:r>
            <w:commentRangeEnd w:id="1189"/>
            <w:r>
              <w:rPr>
                <w:rStyle w:val="CommentReference"/>
              </w:rPr>
              <w:commentReference w:id="118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90"/>
            <w:r>
              <w:t xml:space="preserve">confirmation </w:t>
            </w:r>
            <w:commentRangeEnd w:id="1190"/>
            <w:r>
              <w:rPr>
                <w:rStyle w:val="CommentReference"/>
              </w:rPr>
              <w:commentReference w:id="119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9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92"/>
            <w:r>
              <w:t>Angel-evangel of Good News</w:t>
            </w:r>
            <w:commentRangeEnd w:id="1192"/>
            <w:r>
              <w:rPr>
                <w:rStyle w:val="CommentReference"/>
                <w:rFonts w:ascii="Times New Roman" w:eastAsiaTheme="minorHAnsi" w:hAnsi="Times New Roman" w:cstheme="minorBidi"/>
                <w:color w:val="auto"/>
              </w:rPr>
              <w:commentReference w:id="119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93"/>
            <w:r>
              <w:t>Hail, O full of grace</w:t>
            </w:r>
            <w:commentRangeEnd w:id="1193"/>
            <w:r>
              <w:rPr>
                <w:rStyle w:val="CommentReference"/>
                <w:rFonts w:ascii="Times New Roman" w:eastAsiaTheme="minorHAnsi" w:hAnsi="Times New Roman" w:cstheme="minorBidi"/>
                <w:color w:val="auto"/>
              </w:rPr>
              <w:commentReference w:id="119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94"/>
            <w:r>
              <w:t>Angel-Evangel</w:t>
            </w:r>
            <w:commentRangeEnd w:id="1194"/>
            <w:r>
              <w:rPr>
                <w:rStyle w:val="CommentReference"/>
                <w:rFonts w:ascii="Times New Roman" w:eastAsiaTheme="minorHAnsi" w:hAnsi="Times New Roman" w:cstheme="minorBidi"/>
                <w:color w:val="auto"/>
              </w:rPr>
              <w:commentReference w:id="119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95" w:name="_Ref434564112"/>
      <w:bookmarkStart w:id="1196" w:name="_Toc410196203"/>
      <w:bookmarkStart w:id="1197" w:name="_Toc410196445"/>
      <w:bookmarkStart w:id="1198" w:name="_Toc410196947"/>
      <w:r>
        <w:lastRenderedPageBreak/>
        <w:t>December 1 (2) / Koiak 5: Martyrdom of St. Victor</w:t>
      </w:r>
      <w:bookmarkEnd w:id="1195"/>
    </w:p>
    <w:p w14:paraId="5851AA48" w14:textId="77777777" w:rsidR="00253C5F" w:rsidRDefault="00253C5F" w:rsidP="00253C5F">
      <w:pPr>
        <w:pStyle w:val="Heading4"/>
      </w:pPr>
      <w:bookmarkStart w:id="1199" w:name="_Ref434489590"/>
      <w:r>
        <w:t>The Doxology</w:t>
      </w:r>
      <w:r w:rsidR="00B46E6E">
        <w:t xml:space="preserve"> for St. Victor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00"/>
            <w:r>
              <w:t>saint</w:t>
            </w:r>
            <w:commentRangeEnd w:id="1200"/>
            <w:r>
              <w:rPr>
                <w:rStyle w:val="CommentReference"/>
                <w:rFonts w:ascii="Times New Roman" w:eastAsiaTheme="minorHAnsi" w:hAnsi="Times New Roman" w:cstheme="minorBidi"/>
                <w:color w:val="auto"/>
              </w:rPr>
              <w:commentReference w:id="120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201" w:name="_Ref434492343"/>
      <w:r>
        <w:t>The Doxology of St. Simon the Tanner</w:t>
      </w:r>
      <w:r>
        <w:rPr>
          <w:rStyle w:val="FootnoteReference"/>
        </w:rPr>
        <w:footnoteReference w:id="490"/>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202" w:name="_Ref434490169"/>
      <w:r>
        <w:t>The Doxology</w:t>
      </w:r>
      <w:r w:rsidR="00B46E6E">
        <w:t xml:space="preserve"> for Sts. Barbara and Juliana</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203" w:name="_Ref434491260"/>
      <w:r>
        <w:t>The Doxology</w:t>
      </w:r>
      <w:r w:rsidR="00810F04">
        <w:t xml:space="preserve"> for St. Samuel the Confessor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91E1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91E10">
        <w:rPr>
          <w:noProof/>
        </w:rPr>
        <w:t>602</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91E1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91E10">
        <w:rPr>
          <w:noProof/>
        </w:rPr>
        <w:t>771</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91E1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91E10">
        <w:rPr>
          <w:noProof/>
        </w:rPr>
        <w:t>858</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214" w:name="_Ref434491108"/>
      <w:r>
        <w:t>The Doxology for St. John Kami</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15" w:name="_Ref434477504"/>
      <w:r>
        <w:lastRenderedPageBreak/>
        <w:t>The Doxology</w:t>
      </w:r>
      <w:r w:rsidR="00E21EA3">
        <w:t xml:space="preserve"> for the Preparation Day of Nativity</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16" w:name="_Ref434477532"/>
      <w:r>
        <w:t xml:space="preserve">The </w:t>
      </w:r>
      <w:r w:rsidR="00C33BEB">
        <w:t xml:space="preserve">First </w:t>
      </w:r>
      <w:r>
        <w:t>Doxology</w:t>
      </w:r>
      <w:r w:rsidR="00C33BEB">
        <w:t xml:space="preserve"> for Nativity</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17" w:name="_Ref434477542"/>
      <w:r>
        <w:t>The Second Doxology for Nativity</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18"/>
            <w:r>
              <w:t xml:space="preserve">rescued </w:t>
            </w:r>
            <w:commentRangeEnd w:id="1218"/>
            <w:r>
              <w:rPr>
                <w:rStyle w:val="CommentReference"/>
                <w:rFonts w:ascii="Times New Roman" w:eastAsiaTheme="minorHAnsi" w:hAnsi="Times New Roman" w:cstheme="minorBidi"/>
                <w:color w:val="auto"/>
              </w:rPr>
              <w:commentReference w:id="1218"/>
            </w:r>
            <w:r>
              <w:t>and saved us,</w:t>
            </w:r>
          </w:p>
          <w:p w14:paraId="372D1056" w14:textId="77777777" w:rsidR="00C33BEB" w:rsidRDefault="00C33BEB" w:rsidP="00C33BEB">
            <w:pPr>
              <w:pStyle w:val="EngHangEnd"/>
            </w:pPr>
            <w:commentRangeStart w:id="1219"/>
            <w:r>
              <w:t xml:space="preserve">We </w:t>
            </w:r>
            <w:commentRangeEnd w:id="1219"/>
            <w:r>
              <w:rPr>
                <w:rStyle w:val="CommentReference"/>
                <w:rFonts w:ascii="Times New Roman" w:eastAsiaTheme="minorHAnsi" w:hAnsi="Times New Roman" w:cstheme="minorBidi"/>
                <w:color w:val="auto"/>
              </w:rPr>
              <w:commentReference w:id="121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20" w:name="_Ref434477554"/>
      <w:r>
        <w:t>The Third Doxology for Nativity</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21" w:name="_Ref434475057"/>
      <w:r>
        <w:t>The Sunday Psali Adam</w:t>
      </w:r>
      <w:r w:rsidR="006C1B94">
        <w:t xml:space="preserve"> for Nativity</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22" w:name="_Ref434475083"/>
      <w:r>
        <w:t>The Monday Psali Adam</w:t>
      </w:r>
      <w:r w:rsidR="006C1B94">
        <w:t xml:space="preserve"> for Nativity</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23" w:name="_Ref434475102"/>
      <w:r>
        <w:t>The Tuesday Psali Adam</w:t>
      </w:r>
      <w:r w:rsidR="006C1B94">
        <w:t xml:space="preserve"> for Nativity</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24"/>
            <w:r>
              <w:t xml:space="preserve">Shone </w:t>
            </w:r>
            <w:commentRangeEnd w:id="1224"/>
            <w:r>
              <w:rPr>
                <w:rStyle w:val="CommentReference"/>
              </w:rPr>
              <w:commentReference w:id="122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25"/>
            <w:r>
              <w:t>All</w:t>
            </w:r>
            <w:commentRangeEnd w:id="1225"/>
            <w:r>
              <w:rPr>
                <w:rStyle w:val="CommentReference"/>
              </w:rPr>
              <w:commentReference w:id="122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26"/>
            <w:r>
              <w:t>seals</w:t>
            </w:r>
            <w:commentRangeEnd w:id="1226"/>
            <w:r>
              <w:rPr>
                <w:rStyle w:val="CommentReference"/>
              </w:rPr>
              <w:commentReference w:id="122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27"/>
            <w:r>
              <w:t>Tetra</w:t>
            </w:r>
            <w:commentRangeEnd w:id="1227"/>
            <w:r>
              <w:rPr>
                <w:rStyle w:val="CommentReference"/>
              </w:rPr>
              <w:commentReference w:id="122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28"/>
            <w:r>
              <w:t xml:space="preserve">flaming </w:t>
            </w:r>
            <w:commentRangeEnd w:id="1228"/>
            <w:r>
              <w:rPr>
                <w:rStyle w:val="CommentReference"/>
              </w:rPr>
              <w:commentReference w:id="122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29"/>
            <w:r>
              <w:t>disease</w:t>
            </w:r>
            <w:commentRangeEnd w:id="1229"/>
            <w:r>
              <w:rPr>
                <w:rStyle w:val="CommentReference"/>
              </w:rPr>
              <w:commentReference w:id="122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30" w:name="_Ref434475128"/>
      <w:r>
        <w:lastRenderedPageBreak/>
        <w:t>The Wednesday Psali Batos</w:t>
      </w:r>
      <w:r w:rsidR="006C1B94">
        <w:t xml:space="preserve"> for Nativity</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31" w:name="_Ref434475150"/>
      <w:r>
        <w:lastRenderedPageBreak/>
        <w:t>The Thursday Psali Batos</w:t>
      </w:r>
      <w:r w:rsidR="006C1B94">
        <w:t xml:space="preserve"> for Nativity</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232"/>
            <w:r>
              <w:t xml:space="preserve">Isaiah </w:t>
            </w:r>
            <w:commentRangeEnd w:id="1232"/>
            <w:r>
              <w:rPr>
                <w:rStyle w:val="CommentReference"/>
              </w:rPr>
              <w:commentReference w:id="123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33" w:name="_Ref434475177"/>
      <w:r>
        <w:lastRenderedPageBreak/>
        <w:t>The Friday Psali Batos</w:t>
      </w:r>
      <w:r w:rsidR="006C1B94">
        <w:t xml:space="preserve"> for Nativity</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34" w:name="_Ref434475196"/>
      <w:r>
        <w:t>The Saturday Psali Batos</w:t>
      </w:r>
      <w:r w:rsidR="006C1B94">
        <w:t xml:space="preserve"> for Nativity</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35"/>
            <w:r>
              <w:t>For I cannot speak.</w:t>
            </w:r>
            <w:commentRangeEnd w:id="1235"/>
            <w:r>
              <w:rPr>
                <w:rStyle w:val="CommentReference"/>
              </w:rPr>
              <w:commentReference w:id="123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36" w:name="_Ref434561401"/>
      <w:r>
        <w:t>December 27 (28) / Tobi 1: St. Stephen Day</w:t>
      </w:r>
      <w:bookmarkEnd w:id="123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91E1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91E10">
        <w:rPr>
          <w:noProof/>
        </w:rPr>
        <w:t>548</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237" w:name="_Ref434488616"/>
      <w:r>
        <w:t>The Doxology</w:t>
      </w:r>
      <w:r w:rsidR="00B46E6E">
        <w:t xml:space="preserve"> for the One Hundred and Forty Four Thousand</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238" w:name="_Ref434564016"/>
      <w:r>
        <w:t>December 30 (31) / Tobi 4: St. John the Evangelist</w:t>
      </w:r>
      <w:bookmarkEnd w:id="1238"/>
    </w:p>
    <w:p w14:paraId="3C0BCC81" w14:textId="77777777" w:rsidR="00FF5FF3" w:rsidRDefault="00FF5FF3" w:rsidP="00FF5FF3">
      <w:pPr>
        <w:pStyle w:val="Heading4"/>
      </w:pPr>
      <w:bookmarkStart w:id="1239" w:name="_Ref434488768"/>
      <w:r>
        <w:t>The Doxology</w:t>
      </w:r>
      <w:r w:rsidR="00B46E6E">
        <w:t xml:space="preserve"> for</w:t>
      </w:r>
      <w:r w:rsidR="00BC160E">
        <w:t xml:space="preserve"> St. John the Evangelist</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240"/>
            <w:r>
              <w:t>Zebulun</w:t>
            </w:r>
            <w:commentRangeEnd w:id="1240"/>
            <w:r>
              <w:rPr>
                <w:rStyle w:val="FootnoteReference"/>
              </w:rPr>
              <w:footnoteReference w:id="497"/>
            </w:r>
            <w:r>
              <w:rPr>
                <w:rStyle w:val="CommentReference"/>
                <w:rFonts w:ascii="Times New Roman" w:eastAsiaTheme="minorHAnsi" w:hAnsi="Times New Roman" w:cstheme="minorBidi"/>
                <w:color w:val="auto"/>
              </w:rPr>
              <w:commentReference w:id="12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241" w:name="_Toc410196204"/>
      <w:bookmarkStart w:id="1242" w:name="_Toc410196446"/>
      <w:bookmarkStart w:id="1243" w:name="_Toc410196948"/>
      <w:bookmarkStart w:id="1244" w:name="_Toc435800445"/>
      <w:bookmarkEnd w:id="1196"/>
      <w:bookmarkEnd w:id="1197"/>
      <w:bookmarkEnd w:id="1198"/>
      <w:r>
        <w:lastRenderedPageBreak/>
        <w:t>January</w:t>
      </w:r>
      <w:bookmarkEnd w:id="1241"/>
      <w:bookmarkEnd w:id="1242"/>
      <w:bookmarkEnd w:id="1243"/>
      <w:r w:rsidR="00FF5FF3">
        <w:t xml:space="preserve"> or </w:t>
      </w:r>
      <w:r w:rsidR="00FF5FF3">
        <w:rPr>
          <w:rFonts w:ascii="FreeSerifAvvaShenouda" w:hAnsi="FreeSerifAvvaShenouda" w:cs="FreeSerifAvvaShenouda"/>
        </w:rPr>
        <w:t>Ⲧⲱⲃⲓ</w:t>
      </w:r>
      <w:bookmarkEnd w:id="1244"/>
    </w:p>
    <w:p w14:paraId="4F087BF2" w14:textId="77777777" w:rsidR="00495F1A" w:rsidRDefault="00073003" w:rsidP="00495F1A">
      <w:pPr>
        <w:pStyle w:val="Heading3"/>
      </w:pPr>
      <w:bookmarkStart w:id="1245" w:name="_Toc410196205"/>
      <w:bookmarkStart w:id="1246" w:name="_Toc410196447"/>
      <w:bookmarkStart w:id="1247" w:name="_Toc410196949"/>
      <w:r>
        <w:rPr>
          <w:lang w:val="en-US"/>
        </w:rPr>
        <w:t>January 1 (2) / Tobi 6</w:t>
      </w:r>
      <w:r w:rsidR="00FF5FF3">
        <w:rPr>
          <w:lang w:val="en-US"/>
        </w:rPr>
        <w:t xml:space="preserve">: The Feast of the </w:t>
      </w:r>
      <w:r w:rsidR="00495F1A">
        <w:t>Circumcision</w:t>
      </w:r>
      <w:bookmarkEnd w:id="1245"/>
      <w:bookmarkEnd w:id="1246"/>
      <w:bookmarkEnd w:id="1247"/>
    </w:p>
    <w:p w14:paraId="1387E376" w14:textId="77777777" w:rsidR="00FF5FF3" w:rsidRDefault="00FF5FF3" w:rsidP="00FF5FF3">
      <w:pPr>
        <w:pStyle w:val="Heading4"/>
      </w:pPr>
      <w:bookmarkStart w:id="1248" w:name="_Ref434477590"/>
      <w:r>
        <w:t>The Doxology</w:t>
      </w:r>
      <w:r w:rsidR="00E21EA3">
        <w:t xml:space="preserve"> for the Circumcision</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249"/>
            <w:r>
              <w:t xml:space="preserve">Christian </w:t>
            </w:r>
            <w:commentRangeEnd w:id="1249"/>
            <w:r>
              <w:rPr>
                <w:rStyle w:val="CommentReference"/>
                <w:rFonts w:ascii="Times New Roman" w:eastAsiaTheme="minorHAnsi" w:hAnsi="Times New Roman" w:cstheme="minorBidi"/>
                <w:color w:val="auto"/>
              </w:rPr>
              <w:commentReference w:id="12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250" w:name="_Ref434475229"/>
      <w:r>
        <w:t>The Psali Adam</w:t>
      </w:r>
      <w:r w:rsidR="006C1B94">
        <w:t xml:space="preserve"> for the Circumcision</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251"/>
            <w:r>
              <w:t xml:space="preserve">Victorious </w:t>
            </w:r>
            <w:commentRangeEnd w:id="1251"/>
            <w:r>
              <w:rPr>
                <w:rStyle w:val="CommentReference"/>
              </w:rPr>
              <w:commentReference w:id="12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252" w:name="_Ref434475252"/>
      <w:r>
        <w:t>The Psali Batos</w:t>
      </w:r>
      <w:r w:rsidR="006C1B94">
        <w:t xml:space="preserve"> for the Circumcision</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253"/>
            <w:r>
              <w:t>divinity</w:t>
            </w:r>
            <w:commentRangeEnd w:id="1253"/>
            <w:r>
              <w:rPr>
                <w:rStyle w:val="CommentReference"/>
              </w:rPr>
              <w:commentReference w:id="12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254" w:name="_Toc410196206"/>
      <w:bookmarkStart w:id="1255" w:name="_Toc410196448"/>
      <w:bookmarkStart w:id="1256" w:name="_Toc410196950"/>
      <w:r>
        <w:lastRenderedPageBreak/>
        <w:t xml:space="preserve">January 6 (7) / Tobi 11: The Feast of </w:t>
      </w:r>
      <w:r w:rsidR="00495F1A">
        <w:t>Theophany</w:t>
      </w:r>
      <w:bookmarkEnd w:id="1254"/>
      <w:bookmarkEnd w:id="1255"/>
      <w:bookmarkEnd w:id="1256"/>
    </w:p>
    <w:p w14:paraId="322B4F7B" w14:textId="77777777" w:rsidR="00FF5FF3" w:rsidRDefault="00430630" w:rsidP="00FF5FF3">
      <w:pPr>
        <w:pStyle w:val="Heading4"/>
      </w:pPr>
      <w:bookmarkStart w:id="1257" w:name="_Ref434477630"/>
      <w:r>
        <w:t>An</w:t>
      </w:r>
      <w:r w:rsidR="00FF5FF3">
        <w:t xml:space="preserve"> </w:t>
      </w:r>
      <w:r>
        <w:t xml:space="preserve">Abridged </w:t>
      </w:r>
      <w:r w:rsidR="00FF5FF3">
        <w:t>Doxology</w:t>
      </w:r>
      <w:r w:rsidR="00E21EA3">
        <w:t xml:space="preserve"> for Theophany</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258" w:name="_Ref434477641"/>
      <w:r>
        <w:lastRenderedPageBreak/>
        <w:t>The First Doxology for Theophany</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259" w:name="_Ref434477660"/>
      <w:r>
        <w:t>The Second Doxology for Theophany</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260" w:name="_Ref434475280"/>
      <w:r>
        <w:t>The Sunday Psali Adam</w:t>
      </w:r>
      <w:r w:rsidR="006C1B94">
        <w:t xml:space="preserve"> for Theophany</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261"/>
            <w:r>
              <w:t xml:space="preserve">confirm </w:t>
            </w:r>
            <w:commentRangeEnd w:id="1261"/>
            <w:r>
              <w:rPr>
                <w:rStyle w:val="CommentReference"/>
              </w:rPr>
              <w:commentReference w:id="12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262"/>
            <w:r>
              <w:t>ⲛ̀ϫⲉ</w:t>
            </w:r>
            <w:commentRangeEnd w:id="1262"/>
            <w:r>
              <w:rPr>
                <w:rStyle w:val="CommentReference"/>
                <w:rFonts w:ascii="Times New Roman" w:hAnsi="Times New Roman"/>
              </w:rPr>
              <w:commentReference w:id="12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263"/>
            <w:r>
              <w:t>moved</w:t>
            </w:r>
            <w:commentRangeEnd w:id="1263"/>
            <w:r>
              <w:rPr>
                <w:rStyle w:val="CommentReference"/>
              </w:rPr>
              <w:commentReference w:id="12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264"/>
            <w:r>
              <w:t>thrice holy,</w:t>
            </w:r>
            <w:commentRangeEnd w:id="1264"/>
            <w:r>
              <w:rPr>
                <w:rStyle w:val="CommentReference"/>
              </w:rPr>
              <w:commentReference w:id="12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265" w:name="_Ref434475309"/>
      <w:r>
        <w:t>The Monday Psali Adam</w:t>
      </w:r>
      <w:r w:rsidR="006C1B94">
        <w:t xml:space="preserve"> for Theophany</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266"/>
            <w:r>
              <w:t xml:space="preserve">Ⲓⲱⲁⲛⲛⲟⲩ </w:t>
            </w:r>
            <w:commentRangeEnd w:id="1266"/>
            <w:r>
              <w:rPr>
                <w:rStyle w:val="CommentReference"/>
                <w:rFonts w:ascii="Times New Roman" w:hAnsi="Times New Roman"/>
              </w:rPr>
              <w:commentReference w:id="12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267"/>
            <w:r>
              <w:rPr>
                <w:rFonts w:eastAsia="Arial Unicode MS" w:cs="FreeSerifAvvaShenouda"/>
              </w:rPr>
              <w:t>ⲛⲓϯϩⲟ</w:t>
            </w:r>
            <w:commentRangeEnd w:id="1267"/>
            <w:r>
              <w:rPr>
                <w:rStyle w:val="CommentReference"/>
                <w:rFonts w:ascii="Times New Roman" w:hAnsi="Times New Roman"/>
              </w:rPr>
              <w:commentReference w:id="12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268" w:name="_Ref434475331"/>
      <w:r>
        <w:t>The Tuesday Psali Adam</w:t>
      </w:r>
      <w:r w:rsidR="006C1B94">
        <w:t xml:space="preserve"> for Theophany</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269"/>
            <w:r>
              <w:t>ⲫⲏ</w:t>
            </w:r>
            <w:commentRangeEnd w:id="1269"/>
            <w:r>
              <w:rPr>
                <w:rStyle w:val="CommentReference"/>
                <w:rFonts w:ascii="Times New Roman" w:hAnsi="Times New Roman"/>
              </w:rPr>
              <w:commentReference w:id="12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270"/>
            <w:r>
              <w:t>ϯⲥⲩⲛⲧⲉⲗⲓⲁ</w:t>
            </w:r>
            <w:commentRangeEnd w:id="1270"/>
            <w:r>
              <w:rPr>
                <w:rStyle w:val="CommentReference"/>
                <w:rFonts w:ascii="Times New Roman" w:hAnsi="Times New Roman"/>
              </w:rPr>
              <w:commentReference w:id="12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271" w:name="_Ref434475362"/>
      <w:r>
        <w:t>The Wednesday Psali Batos</w:t>
      </w:r>
      <w:r w:rsidR="006C1B94">
        <w:t xml:space="preserve"> for Theophany</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72" w:name="_Ref434475388"/>
      <w:r>
        <w:t>The Thursday Psali Batos</w:t>
      </w:r>
      <w:r w:rsidR="006C1B94">
        <w:t xml:space="preserve"> for Theophany</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73" w:name="_Ref434475411"/>
      <w:r>
        <w:t>The Friday Psali Batos</w:t>
      </w:r>
      <w:r w:rsidR="006C1B94">
        <w:t xml:space="preserve"> for Theophany</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74" w:name="_Ref434475434"/>
      <w:r>
        <w:t>The Saturday Psali Batos</w:t>
      </w:r>
      <w:r w:rsidR="006C1B94">
        <w:t xml:space="preserve"> for Theophany</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75"/>
            <w:r>
              <w:t>liberty</w:t>
            </w:r>
            <w:commentRangeEnd w:id="1275"/>
            <w:r>
              <w:rPr>
                <w:rStyle w:val="CommentReference"/>
              </w:rPr>
              <w:commentReference w:id="12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76"/>
            <w:r>
              <w:t xml:space="preserve">confirm </w:t>
            </w:r>
            <w:commentRangeEnd w:id="1276"/>
            <w:r>
              <w:rPr>
                <w:rStyle w:val="CommentReference"/>
              </w:rPr>
              <w:commentReference w:id="12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77" w:name="_Toc410196207"/>
      <w:bookmarkStart w:id="1278" w:name="_Toc410196449"/>
      <w:bookmarkStart w:id="1279" w:name="_Toc410196951"/>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D6D1BDB" w14:textId="77777777" w:rsidR="006B44CE" w:rsidRDefault="006B44CE" w:rsidP="006B44CE">
      <w:pPr>
        <w:pStyle w:val="Heading3"/>
      </w:pPr>
      <w:bookmarkStart w:id="1280" w:name="_Ref434562461"/>
      <w:r>
        <w:lastRenderedPageBreak/>
        <w:t>January 7 (8) / Tobi 12</w:t>
      </w:r>
      <w:r w:rsidR="001225FA">
        <w:t xml:space="preserve">: </w:t>
      </w:r>
      <w:commentRangeStart w:id="1281"/>
      <w:r>
        <w:t>Also St. Theodore Anatoly</w:t>
      </w:r>
      <w:commentRangeEnd w:id="1281"/>
      <w:r>
        <w:rPr>
          <w:rStyle w:val="CommentReference"/>
          <w:rFonts w:eastAsiaTheme="minorHAnsi" w:cstheme="minorBidi"/>
          <w:b w:val="0"/>
          <w:bCs w:val="0"/>
        </w:rPr>
        <w:commentReference w:id="1281"/>
      </w:r>
      <w:bookmarkEnd w:id="1280"/>
    </w:p>
    <w:p w14:paraId="7DD26869" w14:textId="77777777" w:rsidR="006B44CE" w:rsidRDefault="006B44CE" w:rsidP="006B44CE">
      <w:pPr>
        <w:pStyle w:val="Heading4"/>
      </w:pPr>
      <w:bookmarkStart w:id="1282" w:name="_Ref434477694"/>
      <w:bookmarkStart w:id="1283" w:name="_Ref434489376"/>
      <w:r>
        <w:t>The Doxology</w:t>
      </w:r>
      <w:bookmarkEnd w:id="1282"/>
      <w:r w:rsidR="00B46E6E">
        <w:t xml:space="preserve"> for St. Theodore Anatoly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77"/>
      <w:bookmarkEnd w:id="1278"/>
      <w:bookmarkEnd w:id="1279"/>
    </w:p>
    <w:p w14:paraId="46F7A60E" w14:textId="77777777" w:rsidR="00A37BB6" w:rsidRDefault="00A37BB6" w:rsidP="00A37BB6">
      <w:pPr>
        <w:pStyle w:val="Heading4"/>
      </w:pPr>
      <w:bookmarkStart w:id="1284" w:name="_Ref434477774"/>
      <w:r>
        <w:t>The Doxology</w:t>
      </w:r>
      <w:r w:rsidR="00E21EA3">
        <w:t xml:space="preserve"> for the Wedding of Cana</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85" w:name="_Ref434475472"/>
      <w:r>
        <w:t>The Psali Adam</w:t>
      </w:r>
      <w:r w:rsidR="006C1B94">
        <w:t xml:space="preserve"> for the Wedding of Cana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86" w:name="_Ref434475500"/>
      <w:r>
        <w:lastRenderedPageBreak/>
        <w:t>The Psali Batos</w:t>
      </w:r>
      <w:r w:rsidR="006C1B94">
        <w:t xml:space="preserve"> for the Wedding of Cana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87" w:name="_Ref434560112"/>
      <w:r>
        <w:lastRenderedPageBreak/>
        <w:t>January 8 (9) / Tobi 13: Also the Martyrdom of St. Demiana</w:t>
      </w:r>
      <w:bookmarkEnd w:id="128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91E1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91E10">
        <w:rPr>
          <w:noProof/>
        </w:rPr>
        <w:t>550</w:t>
      </w:r>
      <w:r w:rsidR="002409EF">
        <w:fldChar w:fldCharType="end"/>
      </w:r>
      <w:r>
        <w:t>.</w:t>
      </w:r>
    </w:p>
    <w:p w14:paraId="625F7E74" w14:textId="77777777" w:rsidR="00B53E05" w:rsidRDefault="00B53E05" w:rsidP="00B53E05">
      <w:pPr>
        <w:pStyle w:val="Heading4"/>
      </w:pPr>
      <w:bookmarkStart w:id="1288" w:name="_Ref434490124"/>
      <w:r>
        <w:t>Another Doxology of St. Demiana</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89" w:name="_Ref434563224"/>
      <w:r>
        <w:t>January 9 (10) / Tobi 14: St. Maximus</w:t>
      </w:r>
      <w:bookmarkEnd w:id="1289"/>
    </w:p>
    <w:p w14:paraId="1847ABB1" w14:textId="77777777" w:rsidR="00662600" w:rsidRDefault="00810F04" w:rsidP="00810F04">
      <w:pPr>
        <w:pStyle w:val="Heading4"/>
      </w:pPr>
      <w:bookmarkStart w:id="1290" w:name="_Ref434490957"/>
      <w:r>
        <w:t>The Doxology for</w:t>
      </w:r>
      <w:r w:rsidR="00662600">
        <w:t xml:space="preserve"> Sts. Maximus and Dometius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91E1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91E10">
        <w:rPr>
          <w:noProof/>
        </w:rPr>
        <w:t>746</w:t>
      </w:r>
      <w:r w:rsidR="002409EF">
        <w:fldChar w:fldCharType="end"/>
      </w:r>
      <w:r>
        <w:t>.</w:t>
      </w:r>
    </w:p>
    <w:p w14:paraId="1C984C3F" w14:textId="77777777" w:rsidR="00160DE3" w:rsidRDefault="00160DE3" w:rsidP="00160DE3">
      <w:pPr>
        <w:pStyle w:val="Heading3"/>
      </w:pPr>
      <w:bookmarkStart w:id="1294" w:name="_Toc410196208"/>
      <w:bookmarkStart w:id="1295" w:name="_Toc410196450"/>
      <w:bookmarkStart w:id="1296"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94"/>
      <w:bookmarkEnd w:id="1295"/>
      <w:bookmarkEnd w:id="129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315F86A2" w14:textId="77777777" w:rsidR="00FF5FF3" w:rsidRDefault="00FF5FF3" w:rsidP="00FF5FF3">
      <w:pPr>
        <w:pStyle w:val="Heading3"/>
      </w:pPr>
      <w:bookmarkStart w:id="1297" w:name="_Ref434560171"/>
      <w:r>
        <w:lastRenderedPageBreak/>
        <w:t>January 17 (18) / Tobi 22: St. Anthony the Great</w:t>
      </w:r>
      <w:bookmarkEnd w:id="1297"/>
    </w:p>
    <w:p w14:paraId="38BCD1D7" w14:textId="77777777" w:rsidR="00FF5FF3" w:rsidRDefault="00FF5FF3" w:rsidP="00FF5FF3">
      <w:pPr>
        <w:pStyle w:val="Heading4"/>
      </w:pPr>
      <w:bookmarkStart w:id="1298" w:name="_Ref434490340"/>
      <w:r>
        <w:t>The Doxology</w:t>
      </w:r>
      <w:r w:rsidR="00B46E6E">
        <w:t xml:space="preserve"> for St. Anthony the Great</w:t>
      </w:r>
      <w:bookmarkEnd w:id="129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91E1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91E10">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99" w:name="_Ref434488250"/>
      <w:r>
        <w:t>The Doxology</w:t>
      </w:r>
      <w:r w:rsidR="00B46E6E">
        <w:t xml:space="preserve"> for Archangel Suriel</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300" w:name="_Ref434560218"/>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17F33393" w14:textId="77777777" w:rsidR="00C30529" w:rsidRDefault="00C30529" w:rsidP="00C30529">
      <w:pPr>
        <w:pStyle w:val="Heading3"/>
      </w:pPr>
      <w:r>
        <w:t>January 27 (28) / Meshir 2: St. Paul the Anchorite</w:t>
      </w:r>
      <w:bookmarkEnd w:id="1300"/>
    </w:p>
    <w:p w14:paraId="680E4267" w14:textId="77777777" w:rsidR="00C30529" w:rsidRDefault="00C30529" w:rsidP="00C30529">
      <w:pPr>
        <w:pStyle w:val="Heading4"/>
      </w:pPr>
      <w:bookmarkStart w:id="1301" w:name="_Ref434490368"/>
      <w:r>
        <w:t>The Doxology</w:t>
      </w:r>
      <w:r w:rsidR="00B46E6E">
        <w:t xml:space="preserve"> for St. Paul the Anchorite</w:t>
      </w:r>
      <w:bookmarkEnd w:id="1301"/>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91E1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91E10">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302" w:name="_Toc410196209"/>
      <w:bookmarkStart w:id="1303" w:name="_Toc410196451"/>
      <w:bookmarkStart w:id="1304" w:name="_Toc410196953"/>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91E10">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91E10">
        <w:rPr>
          <w:noProof/>
        </w:rPr>
        <w:t>608</w:t>
      </w:r>
      <w:r w:rsidR="002409EF">
        <w:fldChar w:fldCharType="end"/>
      </w:r>
      <w:r>
        <w:t>.</w:t>
      </w:r>
    </w:p>
    <w:p w14:paraId="03E5B08D" w14:textId="77777777" w:rsidR="00495F1A" w:rsidRDefault="00495F1A" w:rsidP="00495F1A">
      <w:pPr>
        <w:pStyle w:val="Heading2"/>
      </w:pPr>
      <w:bookmarkStart w:id="1305" w:name="_Toc435800446"/>
      <w:r>
        <w:lastRenderedPageBreak/>
        <w:t>February</w:t>
      </w:r>
      <w:bookmarkEnd w:id="1302"/>
      <w:bookmarkEnd w:id="1303"/>
      <w:bookmarkEnd w:id="1304"/>
      <w:r w:rsidR="00C30529">
        <w:t xml:space="preserve"> or </w:t>
      </w:r>
      <w:r w:rsidR="00C30529">
        <w:rPr>
          <w:rFonts w:ascii="FreeSerifAvvaShenouda" w:hAnsi="FreeSerifAvvaShenouda" w:cs="FreeSerifAvvaShenouda"/>
        </w:rPr>
        <w:t>Ⲙϣⲓⲣ</w:t>
      </w:r>
      <w:bookmarkEnd w:id="1305"/>
    </w:p>
    <w:p w14:paraId="1DB2C740" w14:textId="77777777" w:rsidR="00495F1A" w:rsidRDefault="00C30529" w:rsidP="00495F1A">
      <w:pPr>
        <w:pStyle w:val="Heading3"/>
      </w:pPr>
      <w:bookmarkStart w:id="1306" w:name="_Toc410196210"/>
      <w:bookmarkStart w:id="1307" w:name="_Toc410196452"/>
      <w:bookmarkStart w:id="1308" w:name="_Toc410196954"/>
      <w:r>
        <w:t xml:space="preserve">February 2 (3): Meshir 8: </w:t>
      </w:r>
      <w:r w:rsidR="00495F1A">
        <w:t>The Entrance into the Temple</w:t>
      </w:r>
      <w:bookmarkEnd w:id="1306"/>
      <w:bookmarkEnd w:id="1307"/>
      <w:bookmarkEnd w:id="1308"/>
    </w:p>
    <w:p w14:paraId="6E92944D" w14:textId="77777777" w:rsidR="00C30529" w:rsidRDefault="00C30529" w:rsidP="00124ADD">
      <w:pPr>
        <w:pStyle w:val="Heading4"/>
      </w:pPr>
      <w:bookmarkStart w:id="1309" w:name="_Ref434477815"/>
      <w:r>
        <w:t>The Doxology</w:t>
      </w:r>
      <w:r w:rsidR="00E21EA3">
        <w:t xml:space="preserve"> for the Entrance into the Temple</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91E1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91E10">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91E10">
        <w:t>The Psali Batos for the Circumc</w:t>
      </w:r>
      <w:r w:rsidR="00091E10">
        <w:t>i</w:t>
      </w:r>
      <w:r w:rsidR="00091E10">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91E10">
        <w:rPr>
          <w:noProof/>
        </w:rPr>
        <w:t>694</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91E1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91E10">
        <w:rPr>
          <w:noProof/>
        </w:rPr>
        <w:t>602</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310" w:name="_Toc410196211"/>
      <w:bookmarkStart w:id="1311" w:name="_Toc410196453"/>
      <w:bookmarkStart w:id="1312" w:name="_Toc410196955"/>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313" w:name="_Ref434492506"/>
      <w:r>
        <w:t>The Doxology</w:t>
      </w:r>
      <w:r w:rsidR="00B82753">
        <w:t xml:space="preserve"> for St. Cyril VI</w:t>
      </w:r>
      <w:r>
        <w:rPr>
          <w:rStyle w:val="FootnoteReference"/>
        </w:rPr>
        <w:footnoteReference w:id="505"/>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314" w:name="_Toc435800447"/>
      <w:r>
        <w:lastRenderedPageBreak/>
        <w:t>March</w:t>
      </w:r>
      <w:bookmarkEnd w:id="1310"/>
      <w:bookmarkEnd w:id="1311"/>
      <w:bookmarkEnd w:id="1312"/>
      <w:r w:rsidR="00C30529">
        <w:t xml:space="preserve"> or </w:t>
      </w:r>
      <w:r w:rsidR="00C30529">
        <w:rPr>
          <w:rFonts w:ascii="FreeSerifAvvaShenouda" w:hAnsi="FreeSerifAvvaShenouda" w:cs="FreeSerifAvvaShenouda"/>
        </w:rPr>
        <w:t>Ⲡⲁⲣⲙϩⲟⲧⲡ</w:t>
      </w:r>
      <w:bookmarkEnd w:id="1314"/>
    </w:p>
    <w:p w14:paraId="1AC083A6" w14:textId="77777777" w:rsidR="006A140A" w:rsidRDefault="006A140A" w:rsidP="007F571C">
      <w:pPr>
        <w:pStyle w:val="Heading3"/>
      </w:pPr>
      <w:bookmarkStart w:id="1315" w:name="_Toc410196212"/>
      <w:bookmarkStart w:id="1316" w:name="_Toc410196454"/>
      <w:bookmarkStart w:id="1317" w:name="_Toc410196956"/>
      <w:r>
        <w:t>March 2: Departure of St. Chad of Mercia</w:t>
      </w:r>
      <w:r w:rsidR="00377E51">
        <w:rPr>
          <w:rStyle w:val="FootnoteReference"/>
        </w:rPr>
        <w:footnoteReference w:id="506"/>
      </w:r>
    </w:p>
    <w:p w14:paraId="668738F1" w14:textId="77777777" w:rsidR="006A140A" w:rsidRDefault="006A140A" w:rsidP="006A140A">
      <w:pPr>
        <w:pStyle w:val="Heading4"/>
      </w:pPr>
      <w:bookmarkStart w:id="1318" w:name="_Ref434492702"/>
      <w:r>
        <w:t>The Doxology</w:t>
      </w:r>
      <w:r w:rsidR="00B82753">
        <w:t xml:space="preserve"> for St. Chad of Mercia</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315"/>
      <w:bookmarkEnd w:id="1316"/>
      <w:bookmarkEnd w:id="131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91E1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91E10">
        <w:rPr>
          <w:noProof/>
        </w:rPr>
        <w:t>578</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091E1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91E10">
        <w:rPr>
          <w:noProof/>
        </w:rPr>
        <w:t>758</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091E10">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091E10">
        <w:rPr>
          <w:noProof/>
        </w:rPr>
        <w:t>778</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319" w:name="_Toc410196213"/>
      <w:bookmarkStart w:id="1320" w:name="_Toc410196455"/>
      <w:bookmarkStart w:id="1321" w:name="_Toc410196957"/>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5F3D5AC" w14:textId="77777777" w:rsidR="005329C1" w:rsidRDefault="005329C1" w:rsidP="005329C1">
      <w:pPr>
        <w:pStyle w:val="Heading3"/>
      </w:pPr>
      <w:r>
        <w:t>March 17 / Phamenoth 21: Commemoration of the Theotokos</w:t>
      </w:r>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7FA5DE0B" w14:textId="77777777" w:rsidR="00C30529" w:rsidRDefault="00C30529" w:rsidP="00C30529">
      <w:pPr>
        <w:pStyle w:val="Heading3"/>
      </w:pPr>
      <w:bookmarkStart w:id="1322" w:name="_Ref434563557"/>
      <w:r>
        <w:t>March 23 / Phamenoth 27: St. Macarius the Great</w:t>
      </w:r>
      <w:bookmarkEnd w:id="1322"/>
    </w:p>
    <w:p w14:paraId="19445963" w14:textId="77777777" w:rsidR="003E7329" w:rsidRDefault="003E7329" w:rsidP="003E7329">
      <w:pPr>
        <w:pStyle w:val="Heading4"/>
      </w:pPr>
      <w:bookmarkStart w:id="1323" w:name="_Ref434490507"/>
      <w:r>
        <w:t>The Doxology of St. Macarius the Great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330" w:name="_Ref434490525"/>
      <w:r>
        <w:t>Another Doxology of St. Macarius the Great</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331" w:name="_Ref434490542"/>
      <w:r>
        <w:t>Another</w:t>
      </w:r>
      <w:r w:rsidR="00C30529">
        <w:t xml:space="preserve"> Doxology</w:t>
      </w:r>
      <w:r>
        <w:t xml:space="preserve"> of St. Macarius the Great</w:t>
      </w:r>
      <w:r>
        <w:rPr>
          <w:rStyle w:val="FootnoteReference"/>
        </w:rPr>
        <w:footnoteReference w:id="509"/>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319"/>
      <w:bookmarkEnd w:id="1320"/>
      <w:bookmarkEnd w:id="1321"/>
    </w:p>
    <w:p w14:paraId="6F91E2E0" w14:textId="77777777" w:rsidR="00C30529" w:rsidRDefault="00C30529" w:rsidP="00C30529">
      <w:pPr>
        <w:pStyle w:val="Heading4"/>
      </w:pPr>
      <w:bookmarkStart w:id="1332" w:name="_Ref434477856"/>
      <w:r>
        <w:t>The Doxology</w:t>
      </w:r>
      <w:r w:rsidR="00E21EA3">
        <w:t xml:space="preserve"> for the Annunciation</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333" w:name="_Ref434475566"/>
      <w:bookmarkStart w:id="1334" w:name="_Toc410196214"/>
      <w:bookmarkStart w:id="1335" w:name="_Toc410196456"/>
      <w:bookmarkStart w:id="1336" w:name="_Toc410196958"/>
      <w:r>
        <w:t>The Psali Adam</w:t>
      </w:r>
      <w:r w:rsidR="006C1B94">
        <w:t xml:space="preserve"> for Annunciation</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337"/>
            <w:r>
              <w:t>Head</w:t>
            </w:r>
            <w:commentRangeEnd w:id="1337"/>
            <w:r>
              <w:rPr>
                <w:rStyle w:val="CommentReference"/>
              </w:rPr>
              <w:commentReference w:id="133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338" w:name="_Ref434475591"/>
      <w:r>
        <w:t>The Psali Batos</w:t>
      </w:r>
      <w:r w:rsidR="006C1B94">
        <w:t xml:space="preserve"> for Annunciation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339"/>
            <w:r>
              <w:t>ruler</w:t>
            </w:r>
            <w:commentRangeEnd w:id="1339"/>
            <w:r>
              <w:rPr>
                <w:rStyle w:val="CommentReference"/>
              </w:rPr>
              <w:commentReference w:id="133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340"/>
            <w:r>
              <w:t xml:space="preserve">peoples </w:t>
            </w:r>
            <w:commentRangeEnd w:id="1340"/>
            <w:r>
              <w:rPr>
                <w:rStyle w:val="CommentReference"/>
              </w:rPr>
              <w:commentReference w:id="134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341"/>
            <w:r>
              <w:t>burned</w:t>
            </w:r>
            <w:commentRangeEnd w:id="1341"/>
            <w:r>
              <w:rPr>
                <w:rStyle w:val="CommentReference"/>
              </w:rPr>
              <w:commentReference w:id="134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342"/>
            <w:r>
              <w:t>Servant</w:t>
            </w:r>
            <w:commentRangeEnd w:id="1342"/>
            <w:r>
              <w:rPr>
                <w:rStyle w:val="CommentReference"/>
              </w:rPr>
              <w:commentReference w:id="134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343"/>
            <w:r>
              <w:t xml:space="preserve">Ⲫⲱⲕ </w:t>
            </w:r>
            <w:commentRangeEnd w:id="1343"/>
            <w:r>
              <w:rPr>
                <w:rStyle w:val="CommentReference"/>
                <w:rFonts w:ascii="Times New Roman" w:hAnsi="Times New Roman"/>
              </w:rPr>
              <w:commentReference w:id="134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344" w:name="_Ref434562998"/>
      <w:r>
        <w:t xml:space="preserve">March 26 / Phamenoth 30: </w:t>
      </w:r>
      <w:r w:rsidR="00D31016">
        <w:t>Arch</w:t>
      </w:r>
      <w:r>
        <w:t>angel Gabriel</w:t>
      </w:r>
      <w:bookmarkEnd w:id="134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91E10">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091E1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91E10">
        <w:rPr>
          <w:noProof/>
        </w:rPr>
        <w:t>614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91E1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91E10">
        <w:rPr>
          <w:noProof/>
        </w:rPr>
        <w:t>808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345" w:name="_Toc435800448"/>
      <w:r>
        <w:lastRenderedPageBreak/>
        <w:t>April</w:t>
      </w:r>
      <w:bookmarkEnd w:id="1334"/>
      <w:bookmarkEnd w:id="1335"/>
      <w:bookmarkEnd w:id="133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345"/>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346" w:name="_Ref434491512"/>
      <w:r>
        <w:t>The Doxology</w:t>
      </w:r>
      <w:r w:rsidR="00810F04">
        <w:t xml:space="preserve"> for St. Mary of Egypt</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76232F53" w14:textId="77777777" w:rsidR="00072324" w:rsidRDefault="00072324" w:rsidP="00072324">
      <w:pPr>
        <w:pStyle w:val="Heading3"/>
      </w:pPr>
      <w:r>
        <w:t xml:space="preserve">April 12 / Pharamuthi 17: Martyrdom of St. </w:t>
      </w:r>
      <w:commentRangeStart w:id="1347"/>
      <w:r>
        <w:t xml:space="preserve">James </w:t>
      </w:r>
      <w:commentRangeEnd w:id="1347"/>
      <w:r>
        <w:rPr>
          <w:rStyle w:val="CommentReference"/>
          <w:rFonts w:eastAsiaTheme="minorHAnsi" w:cstheme="minorBidi"/>
          <w:b w:val="0"/>
          <w:bCs w:val="0"/>
        </w:rPr>
        <w:commentReference w:id="1347"/>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55F566A" w14:textId="77777777" w:rsidR="005329C1" w:rsidRDefault="005329C1" w:rsidP="005329C1">
      <w:pPr>
        <w:pStyle w:val="Heading3"/>
      </w:pPr>
      <w:r>
        <w:t>April 16 / Pharamuthi 21: Commemoration of the Theotokos</w:t>
      </w:r>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76EB9DA3" w14:textId="77777777" w:rsidR="00AF6D10" w:rsidRDefault="00AF6D10" w:rsidP="00AF6D10">
      <w:pPr>
        <w:pStyle w:val="Heading3"/>
      </w:pPr>
      <w:bookmarkStart w:id="1348" w:name="_Ref434560035"/>
      <w:r>
        <w:t>April 18 / Pharamuthi 23: Martyrdom of St. George the Prince of the Martyrs</w:t>
      </w:r>
      <w:bookmarkEnd w:id="1348"/>
    </w:p>
    <w:p w14:paraId="480B7CF0" w14:textId="77777777" w:rsidR="00AF6D10" w:rsidRDefault="00AF6D10" w:rsidP="00AF6D10">
      <w:pPr>
        <w:pStyle w:val="Heading4"/>
      </w:pPr>
      <w:bookmarkStart w:id="1349" w:name="_Ref434489211"/>
      <w:r>
        <w:t>Another Doxology of St. George</w:t>
      </w:r>
      <w:bookmarkEnd w:id="134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91E1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91E10">
        <w:rPr>
          <w:noProof/>
        </w:rPr>
        <w:t>549</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0EC74FD" w14:textId="77777777" w:rsidR="00072324" w:rsidRDefault="00072324" w:rsidP="00072324">
      <w:pPr>
        <w:pStyle w:val="Heading3"/>
      </w:pPr>
      <w:bookmarkStart w:id="1350" w:name="_Ref434562195"/>
      <w:r>
        <w:t>April 25 / Pharamuthi 30: Martyrdom of St. Mark the Evangelist</w:t>
      </w:r>
      <w:bookmarkEnd w:id="1350"/>
    </w:p>
    <w:p w14:paraId="1A50F251" w14:textId="77777777" w:rsidR="00072324" w:rsidRDefault="00B46E6E" w:rsidP="00072324">
      <w:pPr>
        <w:pStyle w:val="Heading4"/>
      </w:pPr>
      <w:bookmarkStart w:id="1351" w:name="_Ref434488936"/>
      <w:r>
        <w:t>Another</w:t>
      </w:r>
      <w:r w:rsidR="00072324">
        <w:t xml:space="preserve"> Doxology</w:t>
      </w:r>
      <w:r>
        <w:t xml:space="preserve"> of St. Mark</w:t>
      </w:r>
      <w:bookmarkEnd w:id="135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91E10">
        <w:t>The Doxology of St. Mark</w:t>
      </w:r>
      <w:r>
        <w:fldChar w:fldCharType="end"/>
      </w:r>
      <w:r>
        <w:t xml:space="preserve">, page </w:t>
      </w:r>
      <w:r>
        <w:fldChar w:fldCharType="begin"/>
      </w:r>
      <w:r>
        <w:instrText xml:space="preserve"> PAGEREF _Ref434488814 \h </w:instrText>
      </w:r>
      <w:r>
        <w:fldChar w:fldCharType="separate"/>
      </w:r>
      <w:r w:rsidR="00091E10">
        <w:rPr>
          <w:noProof/>
        </w:rPr>
        <w:t>546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352" w:name="_Toc410196215"/>
      <w:bookmarkStart w:id="1353" w:name="_Toc410196457"/>
      <w:bookmarkStart w:id="1354" w:name="_Toc410196959"/>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355" w:name="_Toc435800449"/>
      <w:r>
        <w:lastRenderedPageBreak/>
        <w:t>May</w:t>
      </w:r>
      <w:r w:rsidR="00495F1A">
        <w:t xml:space="preserve"> or </w:t>
      </w:r>
      <w:bookmarkEnd w:id="1352"/>
      <w:bookmarkEnd w:id="1353"/>
      <w:bookmarkEnd w:id="1354"/>
      <w:r w:rsidRPr="00FB5E62">
        <w:rPr>
          <w:rFonts w:ascii="FreeSerifAvvaShenouda" w:eastAsia="Arial Unicode MS" w:hAnsi="FreeSerifAvvaShenouda" w:cs="FreeSerifAvvaShenouda"/>
          <w:lang w:val="en-US"/>
        </w:rPr>
        <w:t>Ⲡⲁϣⲁⲛⲥ</w:t>
      </w:r>
      <w:bookmarkEnd w:id="1355"/>
    </w:p>
    <w:p w14:paraId="1AC07996" w14:textId="77777777" w:rsidR="00137929" w:rsidRDefault="00137929" w:rsidP="00137929">
      <w:pPr>
        <w:pStyle w:val="Heading3"/>
      </w:pPr>
      <w:bookmarkStart w:id="1356" w:name="_Ref434563583"/>
      <w:bookmarkStart w:id="1357" w:name="_Toc410196216"/>
      <w:bookmarkStart w:id="1358" w:name="_Toc410196458"/>
      <w:bookmarkStart w:id="1359" w:name="_Toc410196960"/>
      <w:r>
        <w:t>May 1 / Pashons 6: St. Macarius of Alexandria, the Presbyter</w:t>
      </w:r>
      <w:bookmarkEnd w:id="1356"/>
    </w:p>
    <w:p w14:paraId="65054283" w14:textId="77777777" w:rsidR="00137929" w:rsidRDefault="00137929" w:rsidP="00137929">
      <w:pPr>
        <w:pStyle w:val="Heading4"/>
      </w:pPr>
      <w:bookmarkStart w:id="1360" w:name="_Ref434490596"/>
      <w:r>
        <w:t>The Doxology</w:t>
      </w:r>
      <w:r w:rsidR="00B46E6E">
        <w:t xml:space="preserve"> for St. Macarius of Alexandria, the Presbyter</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361" w:name="_Ref434560539"/>
      <w:r>
        <w:t>May 2 / Pashons 7: St. Athanasius the Apostolic</w:t>
      </w:r>
      <w:bookmarkEnd w:id="1361"/>
    </w:p>
    <w:p w14:paraId="5C918841" w14:textId="77777777" w:rsidR="00EE657B" w:rsidRDefault="00EE657B" w:rsidP="00EE657B">
      <w:pPr>
        <w:pStyle w:val="Heading4"/>
      </w:pPr>
      <w:bookmarkStart w:id="1362" w:name="_Ref434492183"/>
      <w:r>
        <w:t>The Doxology</w:t>
      </w:r>
      <w:r w:rsidR="00B82753">
        <w:t xml:space="preserve"> for St. Athanasius the Apostolic</w:t>
      </w:r>
      <w:bookmarkEnd w:id="136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91E10">
        <w:t>The Doxology of St. Athanasius the Apostolic</w:t>
      </w:r>
      <w:r>
        <w:fldChar w:fldCharType="end"/>
      </w:r>
      <w:r>
        <w:t xml:space="preserve">, page </w:t>
      </w:r>
      <w:r>
        <w:fldChar w:fldCharType="begin"/>
      </w:r>
      <w:r>
        <w:instrText xml:space="preserve"> PAGEREF _Ref434492161 \h </w:instrText>
      </w:r>
      <w:r>
        <w:fldChar w:fldCharType="separate"/>
      </w:r>
      <w:r w:rsidR="00091E10">
        <w:rPr>
          <w:noProof/>
        </w:rPr>
        <w:t>559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363" w:name="_Ref434492196"/>
      <w:r>
        <w:t>Another</w:t>
      </w:r>
      <w:r w:rsidR="0047441D">
        <w:t xml:space="preserve"> Doxology</w:t>
      </w:r>
      <w:r>
        <w:t xml:space="preserve"> for St. Athanasius the Apostolic</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91E1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91E10">
        <w:rPr>
          <w:noProof/>
        </w:rPr>
        <w:t>744</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D1738E1" w14:textId="77777777" w:rsidR="00220DFD" w:rsidRDefault="00220DFD" w:rsidP="00220DFD">
      <w:pPr>
        <w:pStyle w:val="Heading3"/>
      </w:pPr>
      <w:r>
        <w:lastRenderedPageBreak/>
        <w:t xml:space="preserve">May 8 / Pashons 13 Also St. </w:t>
      </w:r>
      <w:commentRangeStart w:id="1364"/>
      <w:r>
        <w:t>Arsenius</w:t>
      </w:r>
      <w:commentRangeEnd w:id="1364"/>
      <w:r>
        <w:rPr>
          <w:rStyle w:val="CommentReference"/>
          <w:rFonts w:eastAsiaTheme="minorHAnsi" w:cstheme="minorBidi"/>
          <w:b w:val="0"/>
          <w:bCs w:val="0"/>
        </w:rPr>
        <w:commentReference w:id="1364"/>
      </w:r>
    </w:p>
    <w:p w14:paraId="2EEE01C8" w14:textId="77777777" w:rsidR="00220DFD" w:rsidRDefault="00220DFD" w:rsidP="00220DFD">
      <w:pPr>
        <w:pStyle w:val="Heading4"/>
      </w:pPr>
      <w:bookmarkStart w:id="1365" w:name="_Ref434490892"/>
      <w:r>
        <w:t>The Doxology</w:t>
      </w:r>
      <w:r w:rsidR="00810F04">
        <w:t xml:space="preserve"> for St. Arsenius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366" w:name="_Ref434491150"/>
      <w:r>
        <w:t>The Doxology</w:t>
      </w:r>
      <w:r w:rsidR="00810F04">
        <w:t xml:space="preserve"> for St. Pachomius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91E1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91E10">
        <w:rPr>
          <w:noProof/>
        </w:rPr>
        <w:t>687</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E2A1C06" w14:textId="77777777" w:rsidR="00495F1A" w:rsidRDefault="00C30529" w:rsidP="00495F1A">
      <w:pPr>
        <w:pStyle w:val="Heading3"/>
      </w:pPr>
      <w:r>
        <w:lastRenderedPageBreak/>
        <w:t xml:space="preserve">May 19 / Pashons 24: </w:t>
      </w:r>
      <w:r w:rsidR="00495F1A">
        <w:t>The Entrance into Egypt</w:t>
      </w:r>
      <w:bookmarkEnd w:id="1357"/>
      <w:bookmarkEnd w:id="1358"/>
      <w:bookmarkEnd w:id="1359"/>
    </w:p>
    <w:p w14:paraId="608201BF" w14:textId="77777777" w:rsidR="00C30529" w:rsidRDefault="00C30529" w:rsidP="00C30529">
      <w:pPr>
        <w:pStyle w:val="Heading4"/>
      </w:pPr>
      <w:bookmarkStart w:id="1367" w:name="_Ref434477906"/>
      <w:r>
        <w:t>The Doxology</w:t>
      </w:r>
      <w:r w:rsidR="00E21EA3">
        <w:t xml:space="preserve"> for the Entrance into Egypt</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368" w:name="_Ref434476089"/>
      <w:r>
        <w:t>The Psali Adam</w:t>
      </w:r>
      <w:r w:rsidR="006C1B94">
        <w:t xml:space="preserve"> for the Entrance into Egypt</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369" w:name="_Ref434476112"/>
      <w:r>
        <w:t>The Psali Batos</w:t>
      </w:r>
      <w:r w:rsidR="006C1B94">
        <w:t xml:space="preserve"> for the Entrance into Egypt</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370"/>
            <w:r>
              <w:t>approached</w:t>
            </w:r>
            <w:commentRangeEnd w:id="1370"/>
            <w:r>
              <w:rPr>
                <w:rStyle w:val="CommentReference"/>
              </w:rPr>
              <w:commentReference w:id="137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371"/>
            <w:r>
              <w:t xml:space="preserve">Ⲫⲱⲕ </w:t>
            </w:r>
            <w:commentRangeEnd w:id="1371"/>
            <w:r>
              <w:rPr>
                <w:rStyle w:val="CommentReference"/>
                <w:rFonts w:ascii="Times New Roman" w:hAnsi="Times New Roman"/>
              </w:rPr>
              <w:commentReference w:id="137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72" w:name="_Ref434491429"/>
      <w:r>
        <w:t>The Doxology</w:t>
      </w:r>
      <w:r w:rsidR="00810F04">
        <w:t xml:space="preserve"> for St. Pashnouni</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73" w:name="_Ref434490403"/>
      <w:r>
        <w:t>The Doxology</w:t>
      </w:r>
      <w:r w:rsidR="00B46E6E">
        <w:t xml:space="preserve"> for St. Thomas the Anchorite</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74"/>
            <w:r>
              <w:t>Like amber</w:t>
            </w:r>
          </w:p>
          <w:p w14:paraId="2CE5E879" w14:textId="77777777" w:rsidR="007A6E4F" w:rsidRDefault="007A6E4F" w:rsidP="007A6E4F">
            <w:pPr>
              <w:pStyle w:val="EngHangEnd"/>
            </w:pPr>
            <w:r>
              <w:t>Spreading in paradise.</w:t>
            </w:r>
            <w:commentRangeEnd w:id="1374"/>
            <w:r>
              <w:rPr>
                <w:rStyle w:val="CommentReference"/>
                <w:rFonts w:ascii="Times New Roman" w:eastAsiaTheme="minorHAnsi" w:hAnsi="Times New Roman" w:cstheme="minorBidi"/>
                <w:color w:val="auto"/>
              </w:rPr>
              <w:commentReference w:id="137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7D3D9074" w14:textId="77777777" w:rsidR="00601ED3" w:rsidRDefault="00601ED3" w:rsidP="00601ED3">
      <w:pPr>
        <w:pStyle w:val="Heading3"/>
      </w:pPr>
      <w:r>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91E1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91E10">
        <w:rPr>
          <w:noProof/>
        </w:rPr>
        <w:t>774</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75" w:name="_Ref434492469"/>
      <w:r>
        <w:t>The Doxology</w:t>
      </w:r>
      <w:r w:rsidR="00B82753">
        <w:t xml:space="preserve"> for St. Abraam of Fayyoum</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91E1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91E10">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79" w:name="_Toc410196217"/>
      <w:bookmarkStart w:id="1380" w:name="_Toc410196459"/>
      <w:bookmarkStart w:id="1381" w:name="_Toc410196961"/>
      <w:bookmarkStart w:id="1382" w:name="_Toc435800450"/>
      <w:r>
        <w:lastRenderedPageBreak/>
        <w:t>June</w:t>
      </w:r>
      <w:bookmarkEnd w:id="1379"/>
      <w:bookmarkEnd w:id="1380"/>
      <w:bookmarkEnd w:id="1381"/>
      <w:r w:rsidR="00C30529">
        <w:t xml:space="preserve"> or </w:t>
      </w:r>
      <w:r w:rsidR="00C30529">
        <w:rPr>
          <w:rFonts w:ascii="FreeSerifAvvaShenouda" w:hAnsi="FreeSerifAvvaShenouda" w:cs="FreeSerifAvvaShenouda"/>
        </w:rPr>
        <w:t>Ⲡⲁⲱⲛⲉ</w:t>
      </w:r>
      <w:bookmarkEnd w:id="1382"/>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83" w:name="_Ref434476183"/>
      <w:r>
        <w:t>The Psali Adam</w:t>
      </w:r>
      <w:r w:rsidR="006C1B94">
        <w:t xml:space="preserve"> for the Apostles’ Fast</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84" w:name="_Ref434476204"/>
      <w:r>
        <w:t>The Psali Batos</w:t>
      </w:r>
      <w:r w:rsidR="006C1B94">
        <w:t xml:space="preserve"> for the Apostles’ Fast</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85"/>
            <w:r>
              <w:t xml:space="preserve">the </w:t>
            </w:r>
            <w:commentRangeEnd w:id="1385"/>
            <w:r>
              <w:rPr>
                <w:rStyle w:val="CommentReference"/>
              </w:rPr>
              <w:commentReference w:id="138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86" w:name="_Ref434488149"/>
      <w:r>
        <w:t>The Doxology</w:t>
      </w:r>
      <w:r w:rsidR="00B46E6E">
        <w:t xml:space="preserve"> for Archangel Gabriel, the Evangelist of Daniel</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87" w:name="_Ref434564551"/>
      <w:r>
        <w:t>June 8 / Paoni 14: Sts. Apakir and John</w:t>
      </w:r>
      <w:bookmarkEnd w:id="1387"/>
    </w:p>
    <w:p w14:paraId="25CBD4EF" w14:textId="77777777" w:rsidR="006A0D7C" w:rsidRPr="00980D99" w:rsidRDefault="006A0D7C" w:rsidP="006A0D7C">
      <w:pPr>
        <w:pStyle w:val="Heading4"/>
      </w:pPr>
      <w:bookmarkStart w:id="1388" w:name="_Ref434489722"/>
      <w:r>
        <w:t>The Doxology</w:t>
      </w:r>
      <w:r w:rsidR="00B46E6E">
        <w:t xml:space="preserve"> for Sts. Apakir and John</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91E1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91E10">
        <w:rPr>
          <w:noProof/>
          <w:lang w:val="en-US"/>
        </w:rPr>
        <w:t>776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89" w:name="_Ref434489925"/>
      <w:r>
        <w:t>The Doxology</w:t>
      </w:r>
      <w:r w:rsidR="00B46E6E">
        <w:t xml:space="preserve"> for St. George of Zahim</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91E10">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91E10">
        <w:rPr>
          <w:noProof/>
        </w:rPr>
        <w:t>617</w:t>
      </w:r>
      <w:r w:rsidR="002409EF">
        <w:fldChar w:fldCharType="end"/>
      </w:r>
      <w:r>
        <w:t>.</w:t>
      </w:r>
    </w:p>
    <w:p w14:paraId="2E5DB3E3" w14:textId="77777777" w:rsidR="00980D99" w:rsidRDefault="00980D99" w:rsidP="00980D99">
      <w:pPr>
        <w:pStyle w:val="Heading3"/>
        <w:rPr>
          <w:lang w:val="en-US"/>
        </w:rPr>
      </w:pPr>
      <w:r>
        <w:rPr>
          <w:lang w:val="en-US"/>
        </w:rPr>
        <w:lastRenderedPageBreak/>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90" w:name="_Ref434491006"/>
      <w:r>
        <w:rPr>
          <w:lang w:val="en-US"/>
        </w:rPr>
        <w:t>The Doxology</w:t>
      </w:r>
      <w:r w:rsidR="00810F04">
        <w:rPr>
          <w:lang w:val="en-US"/>
        </w:rPr>
        <w:t xml:space="preserve"> for the Strong St. Moses</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lastRenderedPageBreak/>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091E10">
        <w:t>March 26 / Phamenoth 30: Archangel Gabriel</w:t>
      </w:r>
      <w:r>
        <w:fldChar w:fldCharType="end"/>
      </w:r>
      <w:r>
        <w:t xml:space="preserve">, page </w:t>
      </w:r>
      <w:r>
        <w:fldChar w:fldCharType="begin"/>
      </w:r>
      <w:r>
        <w:instrText xml:space="preserve"> PAGEREF _Ref434562998 \h </w:instrText>
      </w:r>
      <w:r>
        <w:fldChar w:fldCharType="separate"/>
      </w:r>
      <w:r w:rsidR="00091E10">
        <w:rPr>
          <w:noProof/>
        </w:rPr>
        <w:t>771</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04E70998" w14:textId="77777777" w:rsidR="005B716A" w:rsidRDefault="005B716A" w:rsidP="005B716A">
      <w:pPr>
        <w:pStyle w:val="Heading3"/>
      </w:pPr>
      <w:r>
        <w:lastRenderedPageBreak/>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91E1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91E10">
        <w:rPr>
          <w:noProof/>
        </w:rPr>
        <w:t>809</w:t>
      </w:r>
      <w:r w:rsidR="00237D47">
        <w:fldChar w:fldCharType="end"/>
      </w:r>
      <w:r>
        <w:t>.</w:t>
      </w:r>
    </w:p>
    <w:p w14:paraId="1F7BEA33" w14:textId="77777777"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401" w:name="_Ref434477973"/>
      <w:r>
        <w:t>The Doxology of Sts. Peter and Paul</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402"/>
            <w:r>
              <w:t>Are the working husbandmen</w:t>
            </w:r>
            <w:commentRangeEnd w:id="1402"/>
            <w:r>
              <w:rPr>
                <w:rStyle w:val="CommentReference"/>
                <w:rFonts w:ascii="Times New Roman" w:eastAsiaTheme="minorHAnsi" w:hAnsi="Times New Roman" w:cstheme="minorBidi"/>
                <w:color w:val="auto"/>
              </w:rPr>
              <w:commentReference w:id="14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403"/>
            <w:r>
              <w:t xml:space="preserve">With </w:t>
            </w:r>
            <w:commentRangeEnd w:id="1403"/>
            <w:r>
              <w:rPr>
                <w:rStyle w:val="CommentReference"/>
                <w:rFonts w:ascii="Times New Roman" w:eastAsiaTheme="minorHAnsi" w:hAnsi="Times New Roman" w:cstheme="minorBidi"/>
                <w:color w:val="auto"/>
              </w:rPr>
              <w:commentReference w:id="14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404"/>
            <w:commentRangeStart w:id="1405"/>
            <w:r>
              <w:t xml:space="preserve">sound </w:t>
            </w:r>
            <w:commentRangeEnd w:id="1404"/>
            <w:r>
              <w:rPr>
                <w:rStyle w:val="CommentReference"/>
                <w:rFonts w:ascii="Times New Roman" w:eastAsiaTheme="minorHAnsi" w:hAnsi="Times New Roman" w:cstheme="minorBidi"/>
                <w:color w:val="auto"/>
              </w:rPr>
              <w:commentReference w:id="1404"/>
            </w:r>
            <w:commentRangeEnd w:id="1405"/>
            <w:r>
              <w:rPr>
                <w:rStyle w:val="CommentReference"/>
                <w:rFonts w:ascii="Times New Roman" w:eastAsiaTheme="minorHAnsi" w:hAnsi="Times New Roman" w:cstheme="minorBidi"/>
                <w:color w:val="auto"/>
              </w:rPr>
              <w:commentReference w:id="14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406" w:name="_Ref434488724"/>
      <w:r>
        <w:lastRenderedPageBreak/>
        <w:t>The Doxology of St. Paul</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4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408"/>
            <w:r>
              <w:t xml:space="preserve">To </w:t>
            </w:r>
            <w:commentRangeEnd w:id="1408"/>
            <w:r>
              <w:rPr>
                <w:rStyle w:val="CommentReference"/>
                <w:rFonts w:ascii="Times New Roman" w:eastAsiaTheme="minorHAnsi" w:hAnsi="Times New Roman" w:cstheme="minorBidi"/>
                <w:color w:val="auto"/>
              </w:rPr>
              <w:commentReference w:id="1408"/>
            </w:r>
            <w:r>
              <w:t xml:space="preserve">all the </w:t>
            </w:r>
            <w:commentRangeStart w:id="1409"/>
            <w:r>
              <w:t>Gentiles</w:t>
            </w:r>
            <w:commentRangeEnd w:id="1409"/>
            <w:r>
              <w:rPr>
                <w:rStyle w:val="CommentReference"/>
                <w:rFonts w:ascii="Times New Roman" w:eastAsiaTheme="minorHAnsi" w:hAnsi="Times New Roman" w:cstheme="minorBidi"/>
                <w:color w:val="auto"/>
              </w:rPr>
              <w:commentReference w:id="14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410"/>
            <w:r>
              <w:t>To be completely filled</w:t>
            </w:r>
          </w:p>
          <w:p w14:paraId="68A85021" w14:textId="77777777" w:rsidR="00306181" w:rsidRDefault="00306181" w:rsidP="00306181">
            <w:pPr>
              <w:pStyle w:val="EngHangEnd"/>
            </w:pPr>
            <w:r>
              <w:t>With God in love.</w:t>
            </w:r>
            <w:commentRangeEnd w:id="1410"/>
            <w:r>
              <w:rPr>
                <w:rStyle w:val="CommentReference"/>
                <w:rFonts w:ascii="Times New Roman" w:eastAsiaTheme="minorHAnsi" w:hAnsi="Times New Roman" w:cstheme="minorBidi"/>
                <w:color w:val="auto"/>
              </w:rPr>
              <w:commentReference w:id="14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411" w:name="_Ref434476236"/>
      <w:r>
        <w:lastRenderedPageBreak/>
        <w:t>The Psali Adam</w:t>
      </w:r>
      <w:r w:rsidR="006C1B94">
        <w:t xml:space="preserve"> for the Apostles’ Feast</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412" w:name="_Ref434476261"/>
      <w:r>
        <w:t>The Psali Batos</w:t>
      </w:r>
      <w:r w:rsidR="006C1B94">
        <w:t xml:space="preserve"> for the Apostles’ Feast</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413" w:name="_Toc410196218"/>
      <w:bookmarkStart w:id="1414" w:name="_Toc410196460"/>
      <w:bookmarkStart w:id="1415" w:name="_Toc410196962"/>
      <w:bookmarkStart w:id="1416" w:name="_Toc435800451"/>
      <w:r>
        <w:lastRenderedPageBreak/>
        <w:t>July</w:t>
      </w:r>
      <w:bookmarkEnd w:id="1413"/>
      <w:bookmarkEnd w:id="1414"/>
      <w:bookmarkEnd w:id="1415"/>
      <w:r w:rsidR="00980D99">
        <w:t xml:space="preserve"> or </w:t>
      </w:r>
      <w:r w:rsidR="00980D99">
        <w:rPr>
          <w:rFonts w:ascii="FreeSerifAvvaShenouda" w:hAnsi="FreeSerifAvvaShenouda" w:cs="FreeSerifAvvaShenouda"/>
        </w:rPr>
        <w:t>Ⲉⲡⲏⲡ</w:t>
      </w:r>
      <w:bookmarkEnd w:id="1416"/>
    </w:p>
    <w:p w14:paraId="5B25FCA6" w14:textId="77777777" w:rsidR="00980D99" w:rsidRDefault="00E77C68" w:rsidP="00495F1A">
      <w:pPr>
        <w:pStyle w:val="Heading3"/>
        <w:rPr>
          <w:rFonts w:ascii="Times New Roman" w:hAnsi="Times New Roman" w:cs="Times New Roman"/>
        </w:rPr>
      </w:pPr>
      <w:bookmarkStart w:id="1417" w:name="_Ref434562742"/>
      <w:bookmarkStart w:id="1418" w:name="_Toc410196221"/>
      <w:bookmarkStart w:id="1419" w:name="_Toc410196463"/>
      <w:bookmarkStart w:id="1420" w:name="_Toc410196965"/>
      <w:r>
        <w:rPr>
          <w:rFonts w:ascii="Times New Roman" w:hAnsi="Times New Roman" w:cs="Times New Roman"/>
        </w:rPr>
        <w:t>July 1 / Epip 7: St. Shenoute</w:t>
      </w:r>
      <w:bookmarkEnd w:id="1417"/>
    </w:p>
    <w:p w14:paraId="5B5A5AD3" w14:textId="77777777" w:rsidR="00980D99" w:rsidRDefault="00980D99" w:rsidP="00980D99">
      <w:pPr>
        <w:pStyle w:val="Heading4"/>
        <w:rPr>
          <w:lang w:val="en-US"/>
        </w:rPr>
      </w:pPr>
      <w:bookmarkStart w:id="1421" w:name="_Ref434491186"/>
      <w:r>
        <w:rPr>
          <w:lang w:val="en-US"/>
        </w:rPr>
        <w:t>The Doxology</w:t>
      </w:r>
      <w:r w:rsidR="00810F04">
        <w:rPr>
          <w:lang w:val="en-US"/>
        </w:rPr>
        <w:t xml:space="preserve"> for St. Shenoute</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425" w:name="_Ref434491207"/>
      <w:r>
        <w:rPr>
          <w:lang w:val="en-US"/>
        </w:rPr>
        <w:lastRenderedPageBreak/>
        <w:t>A Doxology for St. Besa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426" w:name="_Ref434560325"/>
      <w:r>
        <w:rPr>
          <w:lang w:val="en-US"/>
        </w:rPr>
        <w:t>July 2 / Epip 8: St. Pishoy</w:t>
      </w:r>
      <w:bookmarkEnd w:id="1426"/>
    </w:p>
    <w:p w14:paraId="3F31CCDA" w14:textId="77777777" w:rsidR="00980D99" w:rsidRDefault="00980D99" w:rsidP="00980D99">
      <w:pPr>
        <w:pStyle w:val="Heading4"/>
        <w:rPr>
          <w:lang w:val="en-US"/>
        </w:rPr>
      </w:pPr>
      <w:bookmarkStart w:id="1427" w:name="_Ref434490783"/>
      <w:r>
        <w:rPr>
          <w:lang w:val="en-US"/>
        </w:rPr>
        <w:t>The Doxology</w:t>
      </w:r>
      <w:r w:rsidR="00810F04">
        <w:rPr>
          <w:lang w:val="en-US"/>
        </w:rPr>
        <w:t xml:space="preserve"> for St. Pishoy</w:t>
      </w:r>
      <w:bookmarkEnd w:id="142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91E1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91E10">
        <w:rPr>
          <w:noProof/>
          <w:lang w:val="en-US"/>
        </w:rPr>
        <w:t>558</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418"/>
      <w:bookmarkEnd w:id="1419"/>
      <w:bookmarkEnd w:id="1420"/>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30614C9" w14:textId="77777777" w:rsidR="009C1989" w:rsidRDefault="009C1989" w:rsidP="009C1989">
      <w:pPr>
        <w:pStyle w:val="Heading3"/>
      </w:pPr>
      <w:bookmarkStart w:id="1437" w:name="_Ref434562330"/>
      <w:r>
        <w:lastRenderedPageBreak/>
        <w:t>July 14 / Epip 20: Martyrdom of St. Theodore of Shotep, the General</w:t>
      </w:r>
      <w:bookmarkEnd w:id="1437"/>
    </w:p>
    <w:p w14:paraId="7B584133" w14:textId="77777777" w:rsidR="009C1989" w:rsidRDefault="009C1989" w:rsidP="009C1989">
      <w:pPr>
        <w:pStyle w:val="Heading4"/>
      </w:pPr>
      <w:bookmarkStart w:id="1438" w:name="_Ref434489277"/>
      <w:r>
        <w:t>The Doxology of St. Theodore of Shotep, the General</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439" w:name="_Ref434489296"/>
      <w:r>
        <w:t>Another Doxology of St. Theodore of Shotep, the General</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440"/>
            <w:r>
              <w:t>struggler</w:t>
            </w:r>
            <w:commentRangeEnd w:id="1440"/>
            <w:r>
              <w:rPr>
                <w:rStyle w:val="CommentReference"/>
                <w:rFonts w:ascii="Times New Roman" w:eastAsiaTheme="minorHAnsi" w:hAnsi="Times New Roman" w:cstheme="minorBidi"/>
                <w:color w:val="auto"/>
              </w:rPr>
              <w:commentReference w:id="144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6562046" w14:textId="77777777" w:rsidR="0078548F" w:rsidRDefault="0078548F" w:rsidP="0078548F">
      <w:pPr>
        <w:pStyle w:val="Heading3"/>
      </w:pPr>
      <w:bookmarkStart w:id="1441" w:name="_Ref434562663"/>
      <w:r>
        <w:t>July 17 / Epip 23: The Martyrdom of St. Marina</w:t>
      </w:r>
      <w:bookmarkEnd w:id="1441"/>
    </w:p>
    <w:p w14:paraId="71210AE6" w14:textId="77777777" w:rsidR="0078548F" w:rsidRDefault="0078548F" w:rsidP="0078548F">
      <w:pPr>
        <w:pStyle w:val="Heading4"/>
      </w:pPr>
      <w:bookmarkStart w:id="1442" w:name="_Ref434490204"/>
      <w:r>
        <w:t>The Doxology</w:t>
      </w:r>
      <w:r w:rsidR="00B46E6E">
        <w:t xml:space="preserve"> for St. Marina</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443" w:name="_Ref434489534"/>
      <w:r>
        <w:t>The Doxology</w:t>
      </w:r>
      <w:r w:rsidR="00B46E6E">
        <w:t xml:space="preserve"> for Abba Noub</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444"/>
            <w:r>
              <w:t>Abba Noub</w:t>
            </w:r>
            <w:commentRangeEnd w:id="1444"/>
            <w:r>
              <w:rPr>
                <w:rStyle w:val="CommentReference"/>
                <w:rFonts w:ascii="Times New Roman" w:eastAsiaTheme="minorHAnsi" w:hAnsi="Times New Roman" w:cstheme="minorBidi"/>
                <w:color w:val="auto"/>
              </w:rPr>
              <w:commentReference w:id="14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445"/>
            <w:r>
              <w:t xml:space="preserve">upright </w:t>
            </w:r>
            <w:commentRangeEnd w:id="1445"/>
            <w:r>
              <w:rPr>
                <w:rStyle w:val="CommentReference"/>
                <w:rFonts w:ascii="Times New Roman" w:eastAsiaTheme="minorHAnsi" w:hAnsi="Times New Roman" w:cstheme="minorBidi"/>
                <w:color w:val="auto"/>
              </w:rPr>
              <w:commentReference w:id="14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446" w:name="_Ref434488476"/>
      <w:r>
        <w:t>The Doxology</w:t>
      </w:r>
      <w:r w:rsidR="00B46E6E">
        <w:t xml:space="preserve"> for St. Joseph the Carpenter</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447" w:name="_Toc410196222"/>
      <w:bookmarkStart w:id="1448" w:name="_Toc410196464"/>
      <w:bookmarkStart w:id="1449"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91E1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91E10">
        <w:rPr>
          <w:noProof/>
        </w:rPr>
        <w:t>780</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450" w:name="_Ref434489077"/>
      <w:r>
        <w:t>The Doxology</w:t>
      </w:r>
      <w:r w:rsidR="00B46E6E">
        <w:t xml:space="preserve"> for St. Mary Magdalene</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451"/>
            <w:r>
              <w:t xml:space="preserve">ϯⲁⲅⲓⲁ </w:t>
            </w:r>
            <w:commentRangeEnd w:id="1451"/>
            <w:r>
              <w:rPr>
                <w:rStyle w:val="CommentReference"/>
                <w:rFonts w:ascii="Times New Roman" w:hAnsi="Times New Roman" w:cstheme="minorBidi"/>
                <w:noProof w:val="0"/>
              </w:rPr>
              <w:commentReference w:id="145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91E1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91E10">
        <w:rPr>
          <w:noProof/>
        </w:rPr>
        <w:t>748</w:t>
      </w:r>
      <w:r w:rsidR="00237D47">
        <w:fldChar w:fldCharType="end"/>
      </w:r>
      <w:r>
        <w:t>.</w:t>
      </w:r>
    </w:p>
    <w:p w14:paraId="62D72F65" w14:textId="77777777" w:rsidR="00495F1A" w:rsidRPr="00980D99" w:rsidRDefault="00495F1A" w:rsidP="00495F1A">
      <w:pPr>
        <w:pStyle w:val="Heading2"/>
        <w:rPr>
          <w:lang w:val="en-US"/>
        </w:rPr>
      </w:pPr>
      <w:bookmarkStart w:id="1452" w:name="_Toc435800452"/>
      <w:r>
        <w:lastRenderedPageBreak/>
        <w:t>August</w:t>
      </w:r>
      <w:bookmarkEnd w:id="1447"/>
      <w:bookmarkEnd w:id="1448"/>
      <w:bookmarkEnd w:id="144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452"/>
    </w:p>
    <w:p w14:paraId="74420F87" w14:textId="77777777" w:rsidR="00306181" w:rsidRDefault="00306181" w:rsidP="00306181">
      <w:pPr>
        <w:pStyle w:val="Heading3"/>
      </w:pPr>
      <w:bookmarkStart w:id="1453" w:name="_Toc410196223"/>
      <w:bookmarkStart w:id="1454" w:name="_Toc410196465"/>
      <w:bookmarkStart w:id="1455"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91E1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91E10">
        <w:rPr>
          <w:noProof/>
        </w:rPr>
        <w:t>815</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453"/>
      <w:bookmarkEnd w:id="1454"/>
      <w:bookmarkEnd w:id="1455"/>
    </w:p>
    <w:p w14:paraId="1EF4D652" w14:textId="77777777" w:rsidR="00980D99" w:rsidRDefault="00980D99" w:rsidP="00980D99">
      <w:pPr>
        <w:pStyle w:val="Heading4"/>
      </w:pPr>
      <w:bookmarkStart w:id="1456" w:name="_Ref434478012"/>
      <w:r>
        <w:t>The Doxology</w:t>
      </w:r>
      <w:r w:rsidR="00E21EA3">
        <w:t xml:space="preserve"> of the Transfiguration</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457" w:name="_Ref434476299"/>
      <w:r>
        <w:t>The Psali Adam</w:t>
      </w:r>
      <w:r w:rsidR="006C1B94">
        <w:t xml:space="preserve"> for the Transfiguration</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458" w:name="_Ref434476316"/>
      <w:r>
        <w:t>The Psali Batos</w:t>
      </w:r>
      <w:r w:rsidR="006C1B94">
        <w:t xml:space="preserve"> for the Transfiguration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459" w:name="_Toc410196224"/>
      <w:bookmarkStart w:id="1460" w:name="_Toc410196466"/>
      <w:bookmarkStart w:id="1461" w:name="_Toc410196968"/>
      <w:bookmarkStart w:id="1462" w:name="_Ref435642801"/>
      <w:bookmarkStart w:id="1463" w:name="_Ref435642808"/>
      <w:r>
        <w:t xml:space="preserve">August 9 / Mesori 16: </w:t>
      </w:r>
      <w:r w:rsidR="00495F1A">
        <w:t>The Assumption of the Virgin</w:t>
      </w:r>
      <w:bookmarkEnd w:id="1459"/>
      <w:bookmarkEnd w:id="1460"/>
      <w:bookmarkEnd w:id="1461"/>
      <w:bookmarkEnd w:id="1462"/>
      <w:bookmarkEnd w:id="146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D26BE2A" w14:textId="4FF0A956" w:rsidR="007E24F9" w:rsidRDefault="007E24F9" w:rsidP="007E24F9">
      <w:pPr>
        <w:pStyle w:val="Heading4"/>
      </w:pPr>
      <w:bookmarkStart w:id="1464" w:name="_Ref435642763"/>
      <w:r>
        <w:t xml:space="preserve">The Psali </w:t>
      </w:r>
      <w:commentRangeStart w:id="1465"/>
      <w:r>
        <w:t xml:space="preserve">Adam </w:t>
      </w:r>
      <w:commentRangeEnd w:id="1465"/>
      <w:r>
        <w:rPr>
          <w:rStyle w:val="CommentReference"/>
          <w:rFonts w:eastAsiaTheme="minorHAnsi" w:cstheme="minorBidi"/>
          <w:b w:val="0"/>
          <w:bCs w:val="0"/>
          <w:iCs w:val="0"/>
          <w:color w:val="auto"/>
        </w:rPr>
        <w:commentReference w:id="1465"/>
      </w:r>
      <w:r>
        <w:t>for the Virgin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466"/>
            <w:r>
              <w:t>With divine hands.”</w:t>
            </w:r>
            <w:commentRangeEnd w:id="1466"/>
            <w:r>
              <w:rPr>
                <w:rStyle w:val="CommentReference"/>
                <w:rFonts w:ascii="Times New Roman" w:eastAsiaTheme="minorHAnsi" w:hAnsi="Times New Roman" w:cstheme="minorBidi"/>
                <w:color w:val="auto"/>
              </w:rPr>
              <w:commentReference w:id="146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467" w:name="_Ref435734818"/>
      <w:r>
        <w:t>The Psali Batos for the Virgin</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468"/>
            <w:r>
              <w:t>forever</w:t>
            </w:r>
            <w:commentRangeEnd w:id="1468"/>
            <w:r>
              <w:rPr>
                <w:rStyle w:val="CommentReference"/>
                <w:rFonts w:ascii="Times New Roman" w:eastAsiaTheme="minorHAnsi" w:hAnsi="Times New Roman" w:cstheme="minorBidi"/>
                <w:color w:val="auto"/>
              </w:rPr>
              <w:commentReference w:id="146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469"/>
            <w:r>
              <w:t>In the unshakable places.</w:t>
            </w:r>
            <w:commentRangeEnd w:id="1469"/>
            <w:r>
              <w:rPr>
                <w:rStyle w:val="CommentReference"/>
                <w:rFonts w:ascii="Times New Roman" w:eastAsiaTheme="minorHAnsi" w:hAnsi="Times New Roman" w:cstheme="minorBidi"/>
                <w:color w:val="auto"/>
              </w:rPr>
              <w:commentReference w:id="146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470"/>
            <w:r>
              <w:t>Your name adorns our works.</w:t>
            </w:r>
            <w:commentRangeEnd w:id="1470"/>
            <w:r>
              <w:rPr>
                <w:rStyle w:val="CommentReference"/>
                <w:rFonts w:ascii="Times New Roman" w:eastAsiaTheme="minorHAnsi" w:hAnsi="Times New Roman" w:cstheme="minorBidi"/>
                <w:color w:val="auto"/>
              </w:rPr>
              <w:commentReference w:id="147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471"/>
            <w:r>
              <w:t xml:space="preserve">Interceding </w:t>
            </w:r>
            <w:commentRangeEnd w:id="1471"/>
            <w:r>
              <w:rPr>
                <w:rStyle w:val="CommentReference"/>
                <w:rFonts w:ascii="Times New Roman" w:eastAsiaTheme="minorHAnsi" w:hAnsi="Times New Roman" w:cstheme="minorBidi"/>
                <w:color w:val="auto"/>
              </w:rPr>
              <w:commentReference w:id="147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91E1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91E10">
        <w:rPr>
          <w:noProof/>
        </w:rPr>
        <w:t>758</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48CB18D" w14:textId="77777777" w:rsidR="009F60F1" w:rsidRDefault="009F60F1" w:rsidP="009F60F1">
      <w:pPr>
        <w:pStyle w:val="Heading3"/>
      </w:pPr>
      <w:bookmarkStart w:id="1472" w:name="_Ref434563030"/>
      <w:r>
        <w:lastRenderedPageBreak/>
        <w:t>August 17 / Mesori 24: Departure of St. Takle Haymanot</w:t>
      </w:r>
      <w:bookmarkEnd w:id="1472"/>
    </w:p>
    <w:p w14:paraId="34845613" w14:textId="77777777" w:rsidR="009F60F1" w:rsidRDefault="009F60F1" w:rsidP="009F60F1">
      <w:pPr>
        <w:pStyle w:val="Heading4"/>
      </w:pPr>
      <w:bookmarkStart w:id="1473" w:name="_Ref434492302"/>
      <w:r>
        <w:t>The Doxology</w:t>
      </w:r>
      <w:r w:rsidR="00B82753">
        <w:t xml:space="preserve"> for St. Takle Haymanot</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474" w:name="_Ref434492413"/>
      <w:r>
        <w:t>The Doxology</w:t>
      </w:r>
      <w:r w:rsidR="00B82753">
        <w:t xml:space="preserve"> for the Patriarchs: Abraham, Isaac, and Jacob</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91E10">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91E10">
        <w:rPr>
          <w:noProof/>
        </w:rPr>
        <w:t>606</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475" w:name="_Ref434488208"/>
      <w:r>
        <w:t>The Doxology</w:t>
      </w:r>
      <w:r w:rsidR="00B46E6E">
        <w:t xml:space="preserve"> for Archangel Raphael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476" w:name="_Ref434491294"/>
      <w:r>
        <w:t>The Doxology</w:t>
      </w:r>
      <w:r w:rsidR="00810F04">
        <w:t xml:space="preserve"> for St. Parsouma</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80"/>
            <w:r>
              <w:t xml:space="preserve">ⲙ̀Ⲡⲭ̄ⲥ̄ </w:t>
            </w:r>
            <w:commentRangeEnd w:id="1480"/>
            <w:r>
              <w:rPr>
                <w:rStyle w:val="CommentReference"/>
                <w:rFonts w:ascii="Times New Roman" w:hAnsi="Times New Roman" w:cstheme="minorBidi"/>
                <w:noProof w:val="0"/>
              </w:rPr>
              <w:commentReference w:id="14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81"/>
            <w:r>
              <w:t xml:space="preserve">ⲡⲉⲛⲥⲱⲧⲏⲣ </w:t>
            </w:r>
            <w:commentRangeEnd w:id="1481"/>
            <w:r>
              <w:rPr>
                <w:rStyle w:val="CommentReference"/>
                <w:rFonts w:ascii="Times New Roman" w:hAnsi="Times New Roman" w:cstheme="minorBidi"/>
                <w:noProof w:val="0"/>
              </w:rPr>
              <w:commentReference w:id="14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82" w:name="_Toc410196226"/>
      <w:bookmarkStart w:id="1483" w:name="_Toc410196468"/>
      <w:bookmarkStart w:id="1484" w:name="_Toc410196970"/>
      <w:bookmarkStart w:id="1485" w:name="_Toc435800453"/>
      <w:r>
        <w:lastRenderedPageBreak/>
        <w:t>The Pascal Cycle</w:t>
      </w:r>
      <w:bookmarkEnd w:id="1482"/>
      <w:bookmarkEnd w:id="1483"/>
      <w:bookmarkEnd w:id="1484"/>
      <w:bookmarkEnd w:id="1485"/>
    </w:p>
    <w:p w14:paraId="0AD076AD" w14:textId="77777777" w:rsidR="00495F1A" w:rsidRDefault="00495F1A" w:rsidP="00495F1A">
      <w:pPr>
        <w:pStyle w:val="Heading3"/>
      </w:pPr>
      <w:bookmarkStart w:id="1486" w:name="_Toc410196227"/>
      <w:bookmarkStart w:id="1487" w:name="_Toc410196469"/>
      <w:bookmarkStart w:id="1488" w:name="_Toc410196971"/>
      <w:r>
        <w:t>Jonah’s Fast</w:t>
      </w:r>
      <w:bookmarkEnd w:id="1486"/>
      <w:bookmarkEnd w:id="1487"/>
      <w:bookmarkEnd w:id="1488"/>
    </w:p>
    <w:p w14:paraId="7A658690" w14:textId="77777777" w:rsidR="001E5E16" w:rsidRPr="001E5E16" w:rsidRDefault="001E5E16" w:rsidP="001E5E16">
      <w:pPr>
        <w:pStyle w:val="Heading4"/>
      </w:pPr>
      <w:bookmarkStart w:id="1489" w:name="_Ref434478053"/>
      <w:r>
        <w:t>The Doxology</w:t>
      </w:r>
      <w:r w:rsidR="00E21EA3">
        <w:t xml:space="preserve"> of Jonah’s Fast</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90" w:name="_Toc410196228"/>
      <w:bookmarkStart w:id="1491" w:name="_Toc410196470"/>
      <w:bookmarkStart w:id="1492" w:name="_Toc410196972"/>
      <w:r>
        <w:t>Jonah’s Feast</w:t>
      </w:r>
      <w:bookmarkEnd w:id="1490"/>
      <w:bookmarkEnd w:id="1491"/>
      <w:bookmarkEnd w:id="1492"/>
    </w:p>
    <w:p w14:paraId="6EE6C439" w14:textId="77777777" w:rsidR="00495F1A" w:rsidRDefault="00495F1A" w:rsidP="00495F1A">
      <w:pPr>
        <w:pStyle w:val="Heading3"/>
      </w:pPr>
      <w:bookmarkStart w:id="1493" w:name="_Toc410196229"/>
      <w:bookmarkStart w:id="1494" w:name="_Toc410196471"/>
      <w:bookmarkStart w:id="1495" w:name="_Toc410196973"/>
      <w:r>
        <w:t>Great Lent</w:t>
      </w:r>
      <w:bookmarkEnd w:id="1493"/>
      <w:bookmarkEnd w:id="1494"/>
      <w:bookmarkEnd w:id="1495"/>
    </w:p>
    <w:p w14:paraId="2602B6E5" w14:textId="77777777" w:rsidR="00EC2AEB" w:rsidRPr="001E5E16" w:rsidRDefault="00EC2AEB" w:rsidP="00EC2AEB">
      <w:pPr>
        <w:pStyle w:val="Heading4"/>
      </w:pPr>
      <w:bookmarkStart w:id="1496" w:name="_Ref434478080"/>
      <w:r>
        <w:t>The Doxology</w:t>
      </w:r>
      <w:r w:rsidR="00420CFA">
        <w:t xml:space="preserve"> for Saturday and Sunday</w:t>
      </w:r>
      <w:r w:rsidR="00E21EA3">
        <w:t xml:space="preserve"> in Great Lent</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97" w:name="_Ref434478104"/>
      <w:r>
        <w:t>The Doxology</w:t>
      </w:r>
      <w:r w:rsidR="00E21EA3">
        <w:t xml:space="preserve"> for Weekdays in Great Lent</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98"/>
            <w:r>
              <w:t>ⲛⲓⲉ̀ⲛⲉϩ</w:t>
            </w:r>
            <w:commentRangeEnd w:id="1498"/>
            <w:r>
              <w:rPr>
                <w:rStyle w:val="CommentReference"/>
                <w:rFonts w:ascii="Times New Roman" w:hAnsi="Times New Roman" w:cstheme="minorBidi"/>
                <w:noProof w:val="0"/>
              </w:rPr>
              <w:commentReference w:id="1498"/>
            </w:r>
            <w:r>
              <w:t>.</w:t>
            </w:r>
          </w:p>
        </w:tc>
      </w:tr>
    </w:tbl>
    <w:p w14:paraId="1A70F51E" w14:textId="77777777" w:rsidR="00420CFA" w:rsidRPr="001E5E16" w:rsidRDefault="00420CFA" w:rsidP="00420CFA">
      <w:pPr>
        <w:pStyle w:val="Heading4"/>
      </w:pPr>
      <w:bookmarkStart w:id="1499" w:name="_Ref434478128"/>
      <w:r>
        <w:t>A Second Doxology for Weekdays</w:t>
      </w:r>
      <w:r w:rsidR="00E21EA3">
        <w:t xml:space="preserve"> in Great Lent</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500"/>
            <w:r>
              <w:t xml:space="preserve">He </w:t>
            </w:r>
            <w:r w:rsidR="00253DD3">
              <w:t>humiliated</w:t>
            </w:r>
          </w:p>
          <w:p w14:paraId="774AFAE4" w14:textId="77777777" w:rsidR="00420CFA" w:rsidRDefault="00420CFA" w:rsidP="00420CFA">
            <w:pPr>
              <w:pStyle w:val="EngHangEnd"/>
            </w:pPr>
            <w:r>
              <w:t>The Tempter</w:t>
            </w:r>
            <w:commentRangeEnd w:id="1500"/>
            <w:r>
              <w:rPr>
                <w:rStyle w:val="CommentReference"/>
              </w:rPr>
              <w:commentReference w:id="150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501"/>
            <w:r>
              <w:t>“Fast in watchfulness</w:t>
            </w:r>
          </w:p>
          <w:p w14:paraId="6B2FDE71" w14:textId="77777777" w:rsidR="00420CFA" w:rsidRDefault="00420CFA" w:rsidP="00420CFA">
            <w:pPr>
              <w:pStyle w:val="EngHangEnd"/>
            </w:pPr>
            <w:r>
              <w:t>By day and by night.”</w:t>
            </w:r>
            <w:commentRangeEnd w:id="1501"/>
            <w:r>
              <w:rPr>
                <w:rStyle w:val="CommentReference"/>
              </w:rPr>
              <w:commentReference w:id="150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502" w:name="_Ref434478147"/>
      <w:r>
        <w:t>A Third</w:t>
      </w:r>
      <w:r w:rsidR="00420CFA">
        <w:t xml:space="preserve"> Doxology</w:t>
      </w:r>
      <w:r>
        <w:t xml:space="preserve"> for Weekdays</w:t>
      </w:r>
      <w:r w:rsidR="00E21EA3">
        <w:t xml:space="preserve"> in Great Lent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503" w:name="_Ref434478172"/>
      <w:r>
        <w:t xml:space="preserve">The </w:t>
      </w:r>
      <w:r w:rsidR="007A72D2">
        <w:t xml:space="preserve">Fourth </w:t>
      </w:r>
      <w:r>
        <w:t>Doxology</w:t>
      </w:r>
      <w:r w:rsidR="007A72D2">
        <w:t xml:space="preserve"> </w:t>
      </w:r>
      <w:r w:rsidR="00E21EA3">
        <w:t>for Great Lent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504"/>
            <w:r>
              <w:t xml:space="preserve">Ϯⲛⲏⲥⲧⲓⲁ̀ </w:t>
            </w:r>
            <w:commentRangeEnd w:id="1504"/>
            <w:r>
              <w:rPr>
                <w:rStyle w:val="CommentReference"/>
                <w:rFonts w:ascii="Times New Roman" w:hAnsi="Times New Roman" w:cstheme="minorBidi"/>
                <w:noProof w:val="0"/>
              </w:rPr>
              <w:commentReference w:id="150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505"/>
            <w:r>
              <w:t>pretense</w:t>
            </w:r>
            <w:commentRangeEnd w:id="1505"/>
            <w:r>
              <w:rPr>
                <w:rStyle w:val="CommentReference"/>
              </w:rPr>
              <w:commentReference w:id="150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506"/>
            <w:r>
              <w:t>strugglers</w:t>
            </w:r>
            <w:commentRangeEnd w:id="1506"/>
            <w:r>
              <w:rPr>
                <w:rStyle w:val="CommentReference"/>
              </w:rPr>
              <w:commentReference w:id="150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507"/>
            <w:r>
              <w:t>martyrdom</w:t>
            </w:r>
            <w:commentRangeEnd w:id="1507"/>
            <w:r>
              <w:rPr>
                <w:rStyle w:val="CommentReference"/>
              </w:rPr>
              <w:commentReference w:id="150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508"/>
            <w:r>
              <w:t xml:space="preserve">carries </w:t>
            </w:r>
            <w:commentRangeEnd w:id="1508"/>
            <w:r>
              <w:rPr>
                <w:rStyle w:val="CommentReference"/>
              </w:rPr>
              <w:commentReference w:id="150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509"/>
            <w:r>
              <w:t>assembly</w:t>
            </w:r>
            <w:commentRangeEnd w:id="1509"/>
            <w:r>
              <w:rPr>
                <w:rStyle w:val="CommentReference"/>
              </w:rPr>
              <w:commentReference w:id="1509"/>
            </w:r>
            <w:r>
              <w:t>,</w:t>
            </w:r>
          </w:p>
          <w:p w14:paraId="33941A18" w14:textId="77777777" w:rsidR="006A78B4" w:rsidRDefault="006A78B4" w:rsidP="006A78B4">
            <w:pPr>
              <w:pStyle w:val="EngHangEnd"/>
            </w:pPr>
            <w:r>
              <w:t xml:space="preserve">From now until the </w:t>
            </w:r>
            <w:commentRangeStart w:id="1510"/>
            <w:r>
              <w:t>ages of ages</w:t>
            </w:r>
            <w:commentRangeEnd w:id="1510"/>
            <w:r>
              <w:rPr>
                <w:rStyle w:val="CommentReference"/>
              </w:rPr>
              <w:commentReference w:id="151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511" w:name="_Ref434476347"/>
      <w:r>
        <w:t>The Psali Adam</w:t>
      </w:r>
      <w:r w:rsidR="006C1B94">
        <w:t xml:space="preserve"> for Great Lent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512" w:name="_Ref434476369"/>
      <w:r>
        <w:t>The Psali Batos</w:t>
      </w:r>
      <w:r w:rsidR="006C1B94">
        <w:t xml:space="preserve"> for Great Lent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513" w:name="_Toc410196230"/>
      <w:bookmarkStart w:id="1514" w:name="_Toc410196472"/>
      <w:bookmarkStart w:id="1515" w:name="_Toc410196974"/>
      <w:r>
        <w:t>Lazarus Saturday</w:t>
      </w:r>
      <w:bookmarkEnd w:id="1513"/>
      <w:bookmarkEnd w:id="1514"/>
      <w:bookmarkEnd w:id="1515"/>
    </w:p>
    <w:p w14:paraId="536840DE" w14:textId="77777777" w:rsidR="00EC2AEB" w:rsidRPr="001E5E16" w:rsidRDefault="00EC2AEB" w:rsidP="00EC2AEB">
      <w:pPr>
        <w:pStyle w:val="Heading4"/>
      </w:pPr>
      <w:bookmarkStart w:id="1516" w:name="_Ref434478195"/>
      <w:r>
        <w:t>The Doxology</w:t>
      </w:r>
      <w:r w:rsidR="00E21EA3">
        <w:t xml:space="preserve"> for Lazarus Saturday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517" w:name="_Ref434476394"/>
      <w:r>
        <w:t>The Psali Batos</w:t>
      </w:r>
      <w:r w:rsidR="006C1B94">
        <w:t xml:space="preserve"> for Lazarus Saturday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518"/>
            <w:r>
              <w:t>With glory befitting You</w:t>
            </w:r>
            <w:commentRangeEnd w:id="1518"/>
            <w:r>
              <w:rPr>
                <w:rStyle w:val="CommentReference"/>
              </w:rPr>
              <w:commentReference w:id="15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519" w:name="_Toc410196231"/>
      <w:bookmarkStart w:id="1520" w:name="_Toc410196473"/>
      <w:bookmarkStart w:id="1521" w:name="_Toc410196975"/>
      <w:r>
        <w:t>Palm Sunday</w:t>
      </w:r>
      <w:bookmarkEnd w:id="1519"/>
      <w:bookmarkEnd w:id="1520"/>
      <w:bookmarkEnd w:id="1521"/>
    </w:p>
    <w:p w14:paraId="5FD5B809" w14:textId="77777777" w:rsidR="00EC2AEB" w:rsidRPr="001E5E16" w:rsidRDefault="00EC2AEB" w:rsidP="00EC2AEB">
      <w:pPr>
        <w:pStyle w:val="Heading4"/>
      </w:pPr>
      <w:bookmarkStart w:id="1522" w:name="_Ref434478217"/>
      <w:r>
        <w:t xml:space="preserve">The </w:t>
      </w:r>
      <w:r w:rsidR="00FA139D">
        <w:t xml:space="preserve">First </w:t>
      </w:r>
      <w:r>
        <w:t>Doxology</w:t>
      </w:r>
      <w:r w:rsidR="00E21EA3">
        <w:t xml:space="preserve"> for Palm Sunday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523"/>
            <w:r>
              <w:t>To the ages.</w:t>
            </w:r>
            <w:commentRangeEnd w:id="1523"/>
            <w:r>
              <w:rPr>
                <w:rStyle w:val="CommentReference"/>
              </w:rPr>
              <w:commentReference w:id="15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524" w:name="_Ref434478234"/>
      <w:r>
        <w:t>The Second Doxology</w:t>
      </w:r>
      <w:r w:rsidR="00E21EA3">
        <w:t xml:space="preserve"> for Palm Sunday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525" w:name="_Ref434478255"/>
      <w:r>
        <w:t>The Third Doxology</w:t>
      </w:r>
      <w:r w:rsidR="00E21EA3">
        <w:t xml:space="preserve"> for Palm Sunday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526"/>
            <w:r>
              <w:t xml:space="preserve">is </w:t>
            </w:r>
            <w:commentRangeEnd w:id="1526"/>
            <w:r>
              <w:rPr>
                <w:rStyle w:val="CommentReference"/>
              </w:rPr>
              <w:commentReference w:id="15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527" w:name="_Ref434476417"/>
      <w:r>
        <w:t>The Psali Adam</w:t>
      </w:r>
      <w:r w:rsidR="006C1B94">
        <w:t xml:space="preserve"> for Palm Sunday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528"/>
            <w:r>
              <w:t xml:space="preserve">Offer </w:t>
            </w:r>
            <w:commentRangeEnd w:id="1528"/>
            <w:r>
              <w:rPr>
                <w:rStyle w:val="CommentReference"/>
              </w:rPr>
              <w:commentReference w:id="15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529"/>
            <w:r>
              <w:t>Kranion</w:t>
            </w:r>
            <w:commentRangeEnd w:id="1529"/>
            <w:r>
              <w:rPr>
                <w:rStyle w:val="CommentReference"/>
              </w:rPr>
              <w:commentReference w:id="15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530" w:name="_Toc410196232"/>
      <w:bookmarkStart w:id="1531" w:name="_Toc410196474"/>
      <w:bookmarkStart w:id="1532" w:name="_Toc410196976"/>
      <w:r>
        <w:t>Joyous Saturday</w:t>
      </w:r>
    </w:p>
    <w:p w14:paraId="65F4337A" w14:textId="2CA465AF" w:rsidR="003E106D" w:rsidRDefault="003E106D" w:rsidP="003E106D">
      <w:pPr>
        <w:pStyle w:val="Heading4"/>
      </w:pPr>
      <w:bookmarkStart w:id="1533" w:name="_Ref435562018"/>
      <w:r>
        <w:t>The Psali Batos for the Joyous Saturday</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534"/>
            <w:r>
              <w:t xml:space="preserve">abolished </w:t>
            </w:r>
            <w:commentRangeEnd w:id="1534"/>
            <w:r>
              <w:rPr>
                <w:rStyle w:val="CommentReference"/>
              </w:rPr>
              <w:commentReference w:id="153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535"/>
            <w:r>
              <w:t>power</w:t>
            </w:r>
            <w:commentRangeEnd w:id="1535"/>
            <w:r>
              <w:rPr>
                <w:rStyle w:val="CommentReference"/>
              </w:rPr>
              <w:commentReference w:id="153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55EB8ECF" w14:textId="6BE57834" w:rsidR="00495F1A" w:rsidRDefault="00495F1A" w:rsidP="00495F1A">
      <w:pPr>
        <w:pStyle w:val="Heading3"/>
      </w:pPr>
      <w:r>
        <w:t>Resurrection</w:t>
      </w:r>
      <w:bookmarkEnd w:id="1530"/>
      <w:bookmarkEnd w:id="1531"/>
      <w:bookmarkEnd w:id="1532"/>
      <w:r w:rsidR="003E106D">
        <w:t xml:space="preserve"> Sunday</w:t>
      </w:r>
    </w:p>
    <w:p w14:paraId="48D283B9" w14:textId="77777777" w:rsidR="00EC2AEB" w:rsidRPr="001E5E16" w:rsidRDefault="00EC2AEB" w:rsidP="00EC2AEB">
      <w:pPr>
        <w:pStyle w:val="Heading4"/>
      </w:pPr>
      <w:bookmarkStart w:id="1536" w:name="_Ref434478294"/>
      <w:r>
        <w:t>The Doxology</w:t>
      </w:r>
      <w:r w:rsidR="00E21EA3">
        <w:t xml:space="preserve"> for the Resurrection</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537"/>
            <w:r>
              <w:t>Name</w:t>
            </w:r>
            <w:commentRangeEnd w:id="1537"/>
            <w:r>
              <w:rPr>
                <w:rStyle w:val="CommentReference"/>
              </w:rPr>
              <w:commentReference w:id="153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538" w:name="_Ref434478317"/>
      <w:r>
        <w:t>A</w:t>
      </w:r>
      <w:r w:rsidR="00E21EA3">
        <w:t>nother</w:t>
      </w:r>
      <w:r>
        <w:t xml:space="preserve"> Doxology</w:t>
      </w:r>
      <w:r w:rsidR="00E21EA3">
        <w:t xml:space="preserve"> for the Resurrection</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539" w:name="_Ref434478347"/>
      <w:r>
        <w:t>A Doxology for Archangel Michael</w:t>
      </w:r>
      <w:r w:rsidR="00E21EA3">
        <w:t xml:space="preserve"> for the Resurrection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540" w:name="_Ref434476440"/>
      <w:r>
        <w:t>The Psali Adam</w:t>
      </w:r>
      <w:r w:rsidR="006C1B94">
        <w:t xml:space="preserve"> for the Resurrection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541" w:name="_Ref434476459"/>
      <w:r>
        <w:t>The Psali Batos</w:t>
      </w:r>
      <w:r w:rsidR="006C1B94">
        <w:t xml:space="preserve"> for the Resurrection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542" w:name="_Toc410196233"/>
      <w:bookmarkStart w:id="1543" w:name="_Toc410196475"/>
      <w:bookmarkStart w:id="1544" w:name="_Toc410196977"/>
      <w:r>
        <w:t>Thomas Sunday</w:t>
      </w:r>
      <w:bookmarkEnd w:id="1542"/>
      <w:bookmarkEnd w:id="1543"/>
      <w:bookmarkEnd w:id="1544"/>
    </w:p>
    <w:p w14:paraId="1CFE554E" w14:textId="77777777" w:rsidR="00EC2AEB" w:rsidRDefault="00EC2AEB" w:rsidP="00EC2AEB">
      <w:pPr>
        <w:pStyle w:val="Heading4"/>
      </w:pPr>
      <w:bookmarkStart w:id="1545" w:name="_Ref434478375"/>
      <w:r>
        <w:t>The Doxology</w:t>
      </w:r>
      <w:r w:rsidR="00E21EA3">
        <w:t xml:space="preserve"> for Thomas Sunday</w:t>
      </w:r>
      <w:bookmarkEnd w:id="1545"/>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91E1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91E10">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546"/>
            <w:r>
              <w:t xml:space="preserve">Jesus </w:t>
            </w:r>
            <w:commentRangeEnd w:id="1546"/>
            <w:r>
              <w:rPr>
                <w:rStyle w:val="CommentReference"/>
                <w:rFonts w:ascii="Times New Roman" w:hAnsi="Times New Roman"/>
              </w:rPr>
              <w:commentReference w:id="154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547" w:name="_Toc410196235"/>
      <w:bookmarkStart w:id="1548" w:name="_Toc410196477"/>
      <w:bookmarkStart w:id="1549" w:name="_Toc410196979"/>
      <w:r>
        <w:t>Ascension</w:t>
      </w:r>
      <w:bookmarkEnd w:id="1547"/>
      <w:bookmarkEnd w:id="1548"/>
      <w:bookmarkEnd w:id="1549"/>
    </w:p>
    <w:p w14:paraId="41C1E8F1" w14:textId="77777777" w:rsidR="00EC2AEB" w:rsidRPr="001E5E16" w:rsidRDefault="00EC2AEB" w:rsidP="00EC2AEB">
      <w:pPr>
        <w:pStyle w:val="Heading4"/>
      </w:pPr>
      <w:bookmarkStart w:id="1550" w:name="_Ref434478556"/>
      <w:r>
        <w:t>The Doxology</w:t>
      </w:r>
      <w:r w:rsidR="00CC1CA8">
        <w:t xml:space="preserve"> for the Ascension</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551"/>
            <w:r>
              <w:t>Name</w:t>
            </w:r>
            <w:commentRangeEnd w:id="1551"/>
            <w:r>
              <w:rPr>
                <w:rStyle w:val="CommentReference"/>
              </w:rPr>
              <w:commentReference w:id="155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552"/>
            <w:r>
              <w:t>to Him</w:t>
            </w:r>
            <w:commentRangeEnd w:id="1552"/>
            <w:r>
              <w:rPr>
                <w:rStyle w:val="CommentReference"/>
              </w:rPr>
              <w:commentReference w:id="155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553"/>
            <w:r>
              <w:t>might</w:t>
            </w:r>
            <w:commentRangeEnd w:id="1553"/>
            <w:r>
              <w:rPr>
                <w:rStyle w:val="CommentReference"/>
              </w:rPr>
              <w:commentReference w:id="155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554"/>
            <w:r>
              <w:t xml:space="preserve">Jesus </w:t>
            </w:r>
            <w:commentRangeEnd w:id="1554"/>
            <w:r>
              <w:rPr>
                <w:rStyle w:val="CommentReference"/>
                <w:rFonts w:ascii="Times New Roman" w:hAnsi="Times New Roman"/>
              </w:rPr>
              <w:commentReference w:id="155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555" w:name="_Ref434476482"/>
      <w:r>
        <w:lastRenderedPageBreak/>
        <w:t>The Psali Adam</w:t>
      </w:r>
      <w:r w:rsidR="006C1B94">
        <w:t xml:space="preserve"> for the Ascension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556" w:name="_Ref434476541"/>
      <w:r>
        <w:lastRenderedPageBreak/>
        <w:t>The Psali Batos</w:t>
      </w:r>
      <w:r w:rsidR="006C1B94">
        <w:t xml:space="preserve"> for the Ascension</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557"/>
            <w:r>
              <w:t>miracles</w:t>
            </w:r>
            <w:commentRangeEnd w:id="1557"/>
            <w:r>
              <w:rPr>
                <w:rStyle w:val="CommentReference"/>
              </w:rPr>
              <w:commentReference w:id="155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558" w:name="_Toc410196236"/>
      <w:bookmarkStart w:id="1559" w:name="_Toc410196478"/>
      <w:bookmarkStart w:id="1560" w:name="_Toc410196980"/>
      <w:r>
        <w:t>Pentecost</w:t>
      </w:r>
      <w:bookmarkEnd w:id="1558"/>
      <w:bookmarkEnd w:id="1559"/>
      <w:bookmarkEnd w:id="1560"/>
    </w:p>
    <w:p w14:paraId="79712352" w14:textId="77777777" w:rsidR="00EC2AEB" w:rsidRPr="001E5E16" w:rsidRDefault="00EC2AEB" w:rsidP="00EC2AEB">
      <w:pPr>
        <w:pStyle w:val="Heading4"/>
      </w:pPr>
      <w:bookmarkStart w:id="1561" w:name="_Ref434478581"/>
      <w:r>
        <w:t>The Doxology</w:t>
      </w:r>
      <w:r w:rsidR="00CC1CA8">
        <w:t xml:space="preserve"> for Pentecost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562"/>
            <w:r>
              <w:t>Name</w:t>
            </w:r>
            <w:commentRangeEnd w:id="1562"/>
            <w:r>
              <w:rPr>
                <w:rStyle w:val="CommentReference"/>
              </w:rPr>
              <w:commentReference w:id="156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563"/>
            <w:r>
              <w:t>to Him</w:t>
            </w:r>
            <w:commentRangeEnd w:id="1563"/>
            <w:r>
              <w:rPr>
                <w:rStyle w:val="CommentReference"/>
              </w:rPr>
              <w:commentReference w:id="156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564"/>
            <w:r>
              <w:t>might</w:t>
            </w:r>
            <w:commentRangeEnd w:id="1564"/>
            <w:r>
              <w:rPr>
                <w:rStyle w:val="CommentReference"/>
              </w:rPr>
              <w:commentReference w:id="156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565" w:name="_Ref434476566"/>
      <w:r>
        <w:lastRenderedPageBreak/>
        <w:t>The Psali Adam</w:t>
      </w:r>
      <w:r w:rsidR="006C1B94">
        <w:t xml:space="preserve"> for Pentecost</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566" w:name="_Toc410196981"/>
      <w:bookmarkStart w:id="1567" w:name="_Toc435800454"/>
      <w:r>
        <w:lastRenderedPageBreak/>
        <w:t>Hymns for Koiak</w:t>
      </w:r>
      <w:bookmarkEnd w:id="869"/>
      <w:bookmarkEnd w:id="870"/>
      <w:bookmarkEnd w:id="871"/>
      <w:bookmarkEnd w:id="1566"/>
      <w:r w:rsidR="00860765">
        <w:rPr>
          <w:rStyle w:val="FootnoteReference"/>
        </w:rPr>
        <w:footnoteReference w:id="538"/>
      </w:r>
      <w:bookmarkEnd w:id="1567"/>
    </w:p>
    <w:p w14:paraId="349B59E0" w14:textId="77777777" w:rsidR="00233CE3" w:rsidRDefault="00233CE3" w:rsidP="00E27B27">
      <w:pPr>
        <w:pStyle w:val="Heading3"/>
      </w:pPr>
      <w:bookmarkStart w:id="1568" w:name="_Ref435645419"/>
      <w:r>
        <w:t>THE KIAK CANTICLE</w:t>
      </w:r>
      <w:bookmarkEnd w:id="156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569" w:name="_Ref435645438"/>
      <w:r>
        <w:rPr>
          <w:sz w:val="24"/>
        </w:rPr>
        <w:t>PSALI ADAM</w:t>
      </w:r>
      <w:r>
        <w:t xml:space="preserve"> AFTER THE FIRST CANTICLE</w:t>
      </w:r>
      <w:bookmarkEnd w:id="156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570" w:name="_Ref435645453"/>
      <w:r>
        <w:t>PSALI ADAM (BEFORE THE SECOND CANTICLE)</w:t>
      </w:r>
      <w:bookmarkEnd w:id="157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571" w:name="_Ref435645565"/>
      <w:r>
        <w:rPr>
          <w:sz w:val="24"/>
        </w:rPr>
        <w:lastRenderedPageBreak/>
        <w:t>PSALI ADAM</w:t>
      </w:r>
      <w:r>
        <w:t xml:space="preserve"> AFTER THE SECOND CANTICLE</w:t>
      </w:r>
      <w:bookmarkEnd w:id="157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572" w:name="_Ref435645467"/>
      <w:r>
        <w:t>THE FIERY BUSH</w:t>
      </w:r>
      <w:bookmarkEnd w:id="157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573" w:name="_Ref435645593"/>
      <w:r>
        <w:t>PSALI BATO</w:t>
      </w:r>
      <w:r>
        <w:rPr>
          <w:lang w:val="en-US"/>
        </w:rPr>
        <w:t>S AFTER THE THIRD CANTICLE</w:t>
      </w:r>
      <w:bookmarkEnd w:id="157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574" w:name="_Toc435800455"/>
      <w:r>
        <w:lastRenderedPageBreak/>
        <w:t>Index of Psalis</w:t>
      </w:r>
      <w:bookmarkEnd w:id="157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91E10">
        <w:t>The Psali Adam for the Ecclesiastical New Year</w:t>
      </w:r>
      <w:r>
        <w:fldChar w:fldCharType="end"/>
      </w:r>
      <w:r>
        <w:tab/>
      </w:r>
      <w:r>
        <w:fldChar w:fldCharType="begin"/>
      </w:r>
      <w:r>
        <w:instrText xml:space="preserve"> PAGEREF _Ref434473482 \h </w:instrText>
      </w:r>
      <w:r>
        <w:fldChar w:fldCharType="separate"/>
      </w:r>
      <w:r w:rsidR="00091E10">
        <w:rPr>
          <w:noProof/>
        </w:rPr>
        <w:t>564</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91E10">
        <w:t>The Psali Batos for the Ecclesiastical New Year</w:t>
      </w:r>
      <w:r>
        <w:fldChar w:fldCharType="end"/>
      </w:r>
      <w:r>
        <w:tab/>
      </w:r>
      <w:r>
        <w:fldChar w:fldCharType="begin"/>
      </w:r>
      <w:r>
        <w:instrText xml:space="preserve"> PAGEREF _Ref434473530 \h </w:instrText>
      </w:r>
      <w:r>
        <w:fldChar w:fldCharType="separate"/>
      </w:r>
      <w:r w:rsidR="00091E10">
        <w:rPr>
          <w:noProof/>
        </w:rPr>
        <w:t>570</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91E10">
        <w:t>The Psali Adam for the Feast of the Cross</w:t>
      </w:r>
      <w:r>
        <w:fldChar w:fldCharType="end"/>
      </w:r>
      <w:r>
        <w:tab/>
      </w:r>
      <w:r>
        <w:fldChar w:fldCharType="begin"/>
      </w:r>
      <w:r>
        <w:instrText xml:space="preserve"> PAGEREF _Ref434474964 \h </w:instrText>
      </w:r>
      <w:r>
        <w:fldChar w:fldCharType="separate"/>
      </w:r>
      <w:r w:rsidR="00091E10">
        <w:rPr>
          <w:noProof/>
        </w:rPr>
        <w:t>581</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91E10">
        <w:t>The Psali Batos for the Feast of the Cross</w:t>
      </w:r>
      <w:r>
        <w:fldChar w:fldCharType="end"/>
      </w:r>
      <w:r>
        <w:tab/>
      </w:r>
      <w:r>
        <w:fldChar w:fldCharType="begin"/>
      </w:r>
      <w:r>
        <w:instrText xml:space="preserve"> PAGEREF _Ref434474992 \h </w:instrText>
      </w:r>
      <w:r>
        <w:fldChar w:fldCharType="separate"/>
      </w:r>
      <w:r w:rsidR="00091E10">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91E10">
        <w:t>The Psali Adam for the 29</w:t>
      </w:r>
      <w:r w:rsidR="00091E10" w:rsidRPr="00C0205C">
        <w:rPr>
          <w:vertAlign w:val="superscript"/>
        </w:rPr>
        <w:t>th</w:t>
      </w:r>
      <w:r w:rsidR="00091E10">
        <w:t xml:space="preserve"> of Every Month</w:t>
      </w:r>
      <w:r>
        <w:fldChar w:fldCharType="end"/>
      </w:r>
      <w:r>
        <w:tab/>
      </w:r>
      <w:r>
        <w:fldChar w:fldCharType="begin"/>
      </w:r>
      <w:r>
        <w:instrText xml:space="preserve"> PAGEREF _Ref435003845 \h </w:instrText>
      </w:r>
      <w:r>
        <w:fldChar w:fldCharType="separate"/>
      </w:r>
      <w:r w:rsidR="00091E10">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91E10">
        <w:t>The Psali Batos for the 29</w:t>
      </w:r>
      <w:r w:rsidR="00091E10" w:rsidRPr="00C0205C">
        <w:rPr>
          <w:vertAlign w:val="superscript"/>
        </w:rPr>
        <w:t>th</w:t>
      </w:r>
      <w:r w:rsidR="00091E10">
        <w:t xml:space="preserve"> of Every Month</w:t>
      </w:r>
      <w:r>
        <w:fldChar w:fldCharType="end"/>
      </w:r>
      <w:r>
        <w:tab/>
      </w:r>
      <w:r>
        <w:fldChar w:fldCharType="begin"/>
      </w:r>
      <w:r>
        <w:instrText xml:space="preserve"> PAGEREF _Ref435003860 \h </w:instrText>
      </w:r>
      <w:r>
        <w:fldChar w:fldCharType="separate"/>
      </w:r>
      <w:r w:rsidR="00091E10">
        <w:rPr>
          <w:noProof/>
        </w:rPr>
        <w:t>598</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91E10">
        <w:t>The Sunday Psali Adam for Nativity</w:t>
      </w:r>
      <w:r>
        <w:fldChar w:fldCharType="end"/>
      </w:r>
      <w:r>
        <w:tab/>
      </w:r>
      <w:r>
        <w:fldChar w:fldCharType="begin"/>
      </w:r>
      <w:r>
        <w:instrText xml:space="preserve"> PAGEREF _Ref434475057 \h </w:instrText>
      </w:r>
      <w:r>
        <w:fldChar w:fldCharType="separate"/>
      </w:r>
      <w:r w:rsidR="00091E10">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91E10">
        <w:t>The Monday Psali Adam for Nativity</w:t>
      </w:r>
      <w:r>
        <w:fldChar w:fldCharType="end"/>
      </w:r>
      <w:r>
        <w:tab/>
      </w:r>
      <w:r>
        <w:fldChar w:fldCharType="begin"/>
      </w:r>
      <w:r>
        <w:instrText xml:space="preserve"> PAGEREF _Ref434475083 \h </w:instrText>
      </w:r>
      <w:r>
        <w:fldChar w:fldCharType="separate"/>
      </w:r>
      <w:r w:rsidR="00091E10">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91E10">
        <w:t>The Tuesday Psali Adam for Nativity</w:t>
      </w:r>
      <w:r>
        <w:fldChar w:fldCharType="end"/>
      </w:r>
      <w:r>
        <w:tab/>
      </w:r>
      <w:r>
        <w:fldChar w:fldCharType="begin"/>
      </w:r>
      <w:r>
        <w:instrText xml:space="preserve"> PAGEREF _Ref434475102 \h </w:instrText>
      </w:r>
      <w:r>
        <w:fldChar w:fldCharType="separate"/>
      </w:r>
      <w:r w:rsidR="00091E10">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91E10">
        <w:t>The Wednesday Psali Batos for Nativity</w:t>
      </w:r>
      <w:r>
        <w:fldChar w:fldCharType="end"/>
      </w:r>
      <w:r>
        <w:tab/>
      </w:r>
      <w:r>
        <w:fldChar w:fldCharType="begin"/>
      </w:r>
      <w:r>
        <w:instrText xml:space="preserve"> PAGEREF _Ref434475128 \h </w:instrText>
      </w:r>
      <w:r>
        <w:fldChar w:fldCharType="separate"/>
      </w:r>
      <w:r w:rsidR="00091E10">
        <w:rPr>
          <w:noProof/>
        </w:rPr>
        <w:t>668</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91E10">
        <w:t>The Thursday Psali Batos for Nativity</w:t>
      </w:r>
      <w:r>
        <w:fldChar w:fldCharType="end"/>
      </w:r>
      <w:r>
        <w:tab/>
      </w:r>
      <w:r>
        <w:fldChar w:fldCharType="begin"/>
      </w:r>
      <w:r>
        <w:instrText xml:space="preserve"> PAGEREF _Ref434475150 \h </w:instrText>
      </w:r>
      <w:r>
        <w:fldChar w:fldCharType="separate"/>
      </w:r>
      <w:r w:rsidR="00091E10">
        <w:rPr>
          <w:noProof/>
        </w:rPr>
        <w:t>672</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91E10">
        <w:t>The Friday Psali Batos for Nativity</w:t>
      </w:r>
      <w:r>
        <w:fldChar w:fldCharType="end"/>
      </w:r>
      <w:r>
        <w:tab/>
      </w:r>
      <w:r>
        <w:fldChar w:fldCharType="begin"/>
      </w:r>
      <w:r>
        <w:instrText xml:space="preserve"> PAGEREF _Ref434475177 \h </w:instrText>
      </w:r>
      <w:r>
        <w:fldChar w:fldCharType="separate"/>
      </w:r>
      <w:r w:rsidR="00091E10">
        <w:rPr>
          <w:noProof/>
        </w:rPr>
        <w:t>676</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91E10">
        <w:t>The Saturday Psali Batos for Nativity</w:t>
      </w:r>
      <w:r>
        <w:fldChar w:fldCharType="end"/>
      </w:r>
      <w:r>
        <w:tab/>
      </w:r>
      <w:r>
        <w:fldChar w:fldCharType="begin"/>
      </w:r>
      <w:r>
        <w:instrText xml:space="preserve"> PAGEREF _Ref434475196 \h </w:instrText>
      </w:r>
      <w:r>
        <w:fldChar w:fldCharType="separate"/>
      </w:r>
      <w:r w:rsidR="00091E10">
        <w:rPr>
          <w:noProof/>
        </w:rPr>
        <w:t>681</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91E10">
        <w:t>The Psali Adam for the Circumcision</w:t>
      </w:r>
      <w:r>
        <w:fldChar w:fldCharType="end"/>
      </w:r>
      <w:r>
        <w:tab/>
      </w:r>
      <w:r>
        <w:fldChar w:fldCharType="begin"/>
      </w:r>
      <w:r>
        <w:instrText xml:space="preserve"> PAGEREF _Ref434475229 \h </w:instrText>
      </w:r>
      <w:r>
        <w:fldChar w:fldCharType="separate"/>
      </w:r>
      <w:r w:rsidR="00091E10">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91E10">
        <w:t>The Psali Batos for the Circumcision</w:t>
      </w:r>
      <w:r>
        <w:fldChar w:fldCharType="end"/>
      </w:r>
      <w:r>
        <w:tab/>
      </w:r>
      <w:r>
        <w:fldChar w:fldCharType="begin"/>
      </w:r>
      <w:r>
        <w:instrText xml:space="preserve"> PAGEREF _Ref434475252 \h </w:instrText>
      </w:r>
      <w:r>
        <w:fldChar w:fldCharType="separate"/>
      </w:r>
      <w:r w:rsidR="00091E10">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91E10">
        <w:t>The Sunday Psali Adam for Theophany</w:t>
      </w:r>
      <w:r>
        <w:fldChar w:fldCharType="end"/>
      </w:r>
      <w:r>
        <w:tab/>
      </w:r>
      <w:r>
        <w:fldChar w:fldCharType="begin"/>
      </w:r>
      <w:r>
        <w:instrText xml:space="preserve"> PAGEREF _Ref434475280 \h </w:instrText>
      </w:r>
      <w:r>
        <w:fldChar w:fldCharType="separate"/>
      </w:r>
      <w:r w:rsidR="00091E10">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91E10">
        <w:t>The Monday Psali Adam for Theophany</w:t>
      </w:r>
      <w:r>
        <w:fldChar w:fldCharType="end"/>
      </w:r>
      <w:r>
        <w:tab/>
      </w:r>
      <w:r>
        <w:fldChar w:fldCharType="begin"/>
      </w:r>
      <w:r>
        <w:instrText xml:space="preserve"> PAGEREF _Ref434475309 \h </w:instrText>
      </w:r>
      <w:r>
        <w:fldChar w:fldCharType="separate"/>
      </w:r>
      <w:r w:rsidR="00091E10">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91E10">
        <w:t>The Tuesday Psali Adam for Theophany</w:t>
      </w:r>
      <w:r>
        <w:fldChar w:fldCharType="end"/>
      </w:r>
      <w:r>
        <w:tab/>
      </w:r>
      <w:r>
        <w:fldChar w:fldCharType="begin"/>
      </w:r>
      <w:r>
        <w:instrText xml:space="preserve"> PAGEREF _Ref434475331 \h </w:instrText>
      </w:r>
      <w:r>
        <w:fldChar w:fldCharType="separate"/>
      </w:r>
      <w:r w:rsidR="00091E10">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91E10">
        <w:t>The Wednesday Psali Batos for Theophany</w:t>
      </w:r>
      <w:r>
        <w:fldChar w:fldCharType="end"/>
      </w:r>
      <w:r>
        <w:tab/>
      </w:r>
      <w:r>
        <w:fldChar w:fldCharType="begin"/>
      </w:r>
      <w:r>
        <w:instrText xml:space="preserve"> PAGEREF _Ref434475362 \h </w:instrText>
      </w:r>
      <w:r>
        <w:fldChar w:fldCharType="separate"/>
      </w:r>
      <w:r w:rsidR="00091E10">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91E10">
        <w:t>The Thursday Psali Batos for Theophany</w:t>
      </w:r>
      <w:r>
        <w:fldChar w:fldCharType="end"/>
      </w:r>
      <w:r>
        <w:tab/>
      </w:r>
      <w:r>
        <w:fldChar w:fldCharType="begin"/>
      </w:r>
      <w:r>
        <w:instrText xml:space="preserve"> PAGEREF _Ref434475388 \h </w:instrText>
      </w:r>
      <w:r>
        <w:fldChar w:fldCharType="separate"/>
      </w:r>
      <w:r w:rsidR="00091E10">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91E10">
        <w:t>The Friday Psali Batos for Theophany</w:t>
      </w:r>
      <w:r>
        <w:fldChar w:fldCharType="end"/>
      </w:r>
      <w:r>
        <w:tab/>
      </w:r>
      <w:r>
        <w:fldChar w:fldCharType="begin"/>
      </w:r>
      <w:r>
        <w:instrText xml:space="preserve"> PAGEREF _Ref434475411 \h </w:instrText>
      </w:r>
      <w:r>
        <w:fldChar w:fldCharType="separate"/>
      </w:r>
      <w:r w:rsidR="00091E10">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91E10">
        <w:t>The Saturday Psali Batos for Theophany</w:t>
      </w:r>
      <w:r>
        <w:fldChar w:fldCharType="end"/>
      </w:r>
      <w:r>
        <w:tab/>
      </w:r>
      <w:r>
        <w:fldChar w:fldCharType="begin"/>
      </w:r>
      <w:r>
        <w:instrText xml:space="preserve"> PAGEREF _Ref434475434 \h </w:instrText>
      </w:r>
      <w:r>
        <w:fldChar w:fldCharType="separate"/>
      </w:r>
      <w:r w:rsidR="00091E10">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91E10">
        <w:t>The Psali Adam for the Wedding of Cana</w:t>
      </w:r>
      <w:r>
        <w:fldChar w:fldCharType="end"/>
      </w:r>
      <w:r>
        <w:tab/>
      </w:r>
      <w:r>
        <w:fldChar w:fldCharType="begin"/>
      </w:r>
      <w:r>
        <w:instrText xml:space="preserve"> PAGEREF _Ref434475472 \h </w:instrText>
      </w:r>
      <w:r>
        <w:fldChar w:fldCharType="separate"/>
      </w:r>
      <w:r w:rsidR="00091E10">
        <w:rPr>
          <w:noProof/>
        </w:rPr>
        <w:t>736</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91E10">
        <w:t>The Psali Batos for the Wedding of Cana</w:t>
      </w:r>
      <w:r>
        <w:fldChar w:fldCharType="end"/>
      </w:r>
      <w:r>
        <w:tab/>
      </w:r>
      <w:r>
        <w:fldChar w:fldCharType="begin"/>
      </w:r>
      <w:r>
        <w:instrText xml:space="preserve"> PAGEREF _Ref434475500 \h </w:instrText>
      </w:r>
      <w:r>
        <w:fldChar w:fldCharType="separate"/>
      </w:r>
      <w:r w:rsidR="00091E10">
        <w:rPr>
          <w:noProof/>
        </w:rPr>
        <w:t>740</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91E10">
        <w:t>The Psali Adam for Annunciation</w:t>
      </w:r>
      <w:r>
        <w:fldChar w:fldCharType="end"/>
      </w:r>
      <w:r>
        <w:tab/>
      </w:r>
      <w:r>
        <w:fldChar w:fldCharType="begin"/>
      </w:r>
      <w:r>
        <w:instrText xml:space="preserve"> PAGEREF _Ref434475566 \h </w:instrText>
      </w:r>
      <w:r>
        <w:fldChar w:fldCharType="separate"/>
      </w:r>
      <w:r w:rsidR="00091E10">
        <w:rPr>
          <w:noProof/>
        </w:rPr>
        <w:t>763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91E10">
        <w:t>The Psali Batos for Annunciation</w:t>
      </w:r>
      <w:r>
        <w:fldChar w:fldCharType="end"/>
      </w:r>
      <w:r>
        <w:tab/>
      </w:r>
      <w:r>
        <w:fldChar w:fldCharType="begin"/>
      </w:r>
      <w:r>
        <w:instrText xml:space="preserve"> PAGEREF _Ref434475591 \h </w:instrText>
      </w:r>
      <w:r>
        <w:fldChar w:fldCharType="separate"/>
      </w:r>
      <w:r w:rsidR="00091E10">
        <w:rPr>
          <w:noProof/>
        </w:rPr>
        <w:t>767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91E10">
        <w:t>The Psali Adam for the Entrance into Egypt</w:t>
      </w:r>
      <w:r>
        <w:fldChar w:fldCharType="end"/>
      </w:r>
      <w:r>
        <w:tab/>
      </w:r>
      <w:r>
        <w:fldChar w:fldCharType="begin"/>
      </w:r>
      <w:r>
        <w:instrText xml:space="preserve"> PAGEREF _Ref434476089 \h </w:instrText>
      </w:r>
      <w:r>
        <w:fldChar w:fldCharType="separate"/>
      </w:r>
      <w:r w:rsidR="00091E10">
        <w:rPr>
          <w:noProof/>
        </w:rPr>
        <w:t>786</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91E10">
        <w:t>The Psali Batos for the Entrance into Egypt</w:t>
      </w:r>
      <w:r>
        <w:fldChar w:fldCharType="end"/>
      </w:r>
      <w:r>
        <w:tab/>
      </w:r>
      <w:r>
        <w:fldChar w:fldCharType="begin"/>
      </w:r>
      <w:r>
        <w:instrText xml:space="preserve"> PAGEREF _Ref434476112 \h </w:instrText>
      </w:r>
      <w:r>
        <w:fldChar w:fldCharType="separate"/>
      </w:r>
      <w:r w:rsidR="00091E10">
        <w:rPr>
          <w:noProof/>
        </w:rPr>
        <w:t>790</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91E10">
        <w:t>The Psali Adam for the Apostles’ Fast</w:t>
      </w:r>
      <w:r>
        <w:fldChar w:fldCharType="end"/>
      </w:r>
      <w:r>
        <w:tab/>
      </w:r>
      <w:r>
        <w:fldChar w:fldCharType="begin"/>
      </w:r>
      <w:r>
        <w:instrText xml:space="preserve"> PAGEREF _Ref434476183 \h </w:instrText>
      </w:r>
      <w:r>
        <w:fldChar w:fldCharType="separate"/>
      </w:r>
      <w:r w:rsidR="00091E10">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91E10">
        <w:t>The Psali Batos for the Apostles’ Fast</w:t>
      </w:r>
      <w:r>
        <w:fldChar w:fldCharType="end"/>
      </w:r>
      <w:r>
        <w:tab/>
      </w:r>
      <w:r>
        <w:fldChar w:fldCharType="begin"/>
      </w:r>
      <w:r>
        <w:instrText xml:space="preserve"> PAGEREF _Ref434476204 \h </w:instrText>
      </w:r>
      <w:r>
        <w:fldChar w:fldCharType="separate"/>
      </w:r>
      <w:r w:rsidR="00091E10">
        <w:rPr>
          <w:noProof/>
        </w:rPr>
        <w:t>804</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91E10">
        <w:t>The Psali Adam for the Apostles’ Feast</w:t>
      </w:r>
      <w:r>
        <w:fldChar w:fldCharType="end"/>
      </w:r>
      <w:r>
        <w:tab/>
      </w:r>
      <w:r>
        <w:fldChar w:fldCharType="begin"/>
      </w:r>
      <w:r>
        <w:instrText xml:space="preserve"> PAGEREF _Ref434476236 \h </w:instrText>
      </w:r>
      <w:r>
        <w:fldChar w:fldCharType="separate"/>
      </w:r>
      <w:r w:rsidR="00091E10">
        <w:rPr>
          <w:noProof/>
        </w:rPr>
        <w:t>819</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91E10">
        <w:t>The Psali Batos for the Apostles’ Feast</w:t>
      </w:r>
      <w:r>
        <w:fldChar w:fldCharType="end"/>
      </w:r>
      <w:r>
        <w:tab/>
      </w:r>
      <w:r>
        <w:fldChar w:fldCharType="begin"/>
      </w:r>
      <w:r>
        <w:instrText xml:space="preserve"> PAGEREF _Ref434476261 \h </w:instrText>
      </w:r>
      <w:r>
        <w:fldChar w:fldCharType="separate"/>
      </w:r>
      <w:r w:rsidR="00091E10">
        <w:rPr>
          <w:noProof/>
        </w:rPr>
        <w:t>822</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91E10">
        <w:t>The Psali Adam for the Transfiguration</w:t>
      </w:r>
      <w:r>
        <w:fldChar w:fldCharType="end"/>
      </w:r>
      <w:r>
        <w:tab/>
      </w:r>
      <w:r>
        <w:fldChar w:fldCharType="begin"/>
      </w:r>
      <w:r>
        <w:instrText xml:space="preserve"> PAGEREF _Ref434476299 \h </w:instrText>
      </w:r>
      <w:r>
        <w:fldChar w:fldCharType="separate"/>
      </w:r>
      <w:r w:rsidR="00091E10">
        <w:rPr>
          <w:noProof/>
        </w:rPr>
        <w:t>841</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91E10">
        <w:t>The Psali Batos for the Transfiguration</w:t>
      </w:r>
      <w:r>
        <w:fldChar w:fldCharType="end"/>
      </w:r>
      <w:r>
        <w:tab/>
      </w:r>
      <w:r>
        <w:fldChar w:fldCharType="begin"/>
      </w:r>
      <w:r>
        <w:instrText xml:space="preserve"> PAGEREF _Ref434476316 \h </w:instrText>
      </w:r>
      <w:r>
        <w:fldChar w:fldCharType="separate"/>
      </w:r>
      <w:r w:rsidR="00091E10">
        <w:rPr>
          <w:noProof/>
        </w:rPr>
        <w:t>845</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91E10">
        <w:t>The Psali Adam for Great Lent</w:t>
      </w:r>
      <w:r>
        <w:fldChar w:fldCharType="end"/>
      </w:r>
      <w:r>
        <w:tab/>
      </w:r>
      <w:r>
        <w:fldChar w:fldCharType="begin"/>
      </w:r>
      <w:r>
        <w:instrText xml:space="preserve"> PAGEREF _Ref434476347 \h </w:instrText>
      </w:r>
      <w:r>
        <w:fldChar w:fldCharType="separate"/>
      </w:r>
      <w:r w:rsidR="00091E10">
        <w:rPr>
          <w:noProof/>
        </w:rPr>
        <w:t>879</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91E10">
        <w:t>The Psali Batos for Great Lent</w:t>
      </w:r>
      <w:r>
        <w:fldChar w:fldCharType="end"/>
      </w:r>
      <w:r>
        <w:tab/>
      </w:r>
      <w:r>
        <w:fldChar w:fldCharType="begin"/>
      </w:r>
      <w:r>
        <w:instrText xml:space="preserve"> PAGEREF _Ref434476369 \h </w:instrText>
      </w:r>
      <w:r>
        <w:fldChar w:fldCharType="separate"/>
      </w:r>
      <w:r w:rsidR="00091E10">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91E10">
        <w:t>The Psali Batos for Lazarus Saturday</w:t>
      </w:r>
      <w:r>
        <w:fldChar w:fldCharType="end"/>
      </w:r>
      <w:r>
        <w:tab/>
      </w:r>
      <w:r>
        <w:fldChar w:fldCharType="begin"/>
      </w:r>
      <w:r>
        <w:instrText xml:space="preserve"> PAGEREF _Ref434476394 \h </w:instrText>
      </w:r>
      <w:r>
        <w:fldChar w:fldCharType="separate"/>
      </w:r>
      <w:r w:rsidR="00091E10">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91E10">
        <w:t>The Psali Adam for Palm Sunday</w:t>
      </w:r>
      <w:r>
        <w:fldChar w:fldCharType="end"/>
      </w:r>
      <w:r>
        <w:tab/>
      </w:r>
      <w:r>
        <w:fldChar w:fldCharType="begin"/>
      </w:r>
      <w:r>
        <w:instrText xml:space="preserve"> PAGEREF _Ref434476417 \h </w:instrText>
      </w:r>
      <w:r>
        <w:fldChar w:fldCharType="separate"/>
      </w:r>
      <w:r w:rsidR="00091E10">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91E10">
        <w:t>The Psali Batos for the Joyous Saturday</w:t>
      </w:r>
      <w:r>
        <w:fldChar w:fldCharType="end"/>
      </w:r>
      <w:r>
        <w:tab/>
      </w:r>
      <w:r>
        <w:fldChar w:fldCharType="begin"/>
      </w:r>
      <w:r>
        <w:instrText xml:space="preserve"> PAGEREF _Ref435562018 \h </w:instrText>
      </w:r>
      <w:r>
        <w:fldChar w:fldCharType="separate"/>
      </w:r>
      <w:r w:rsidR="00091E10">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91E10">
        <w:t>The Psali Adam for the Resurrection</w:t>
      </w:r>
      <w:r>
        <w:fldChar w:fldCharType="end"/>
      </w:r>
      <w:r>
        <w:tab/>
      </w:r>
      <w:r>
        <w:fldChar w:fldCharType="begin"/>
      </w:r>
      <w:r>
        <w:instrText xml:space="preserve"> PAGEREF _Ref434476440 \h </w:instrText>
      </w:r>
      <w:r>
        <w:fldChar w:fldCharType="separate"/>
      </w:r>
      <w:r w:rsidR="00091E10">
        <w:rPr>
          <w:noProof/>
        </w:rPr>
        <w:t>909</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91E10">
        <w:t>The Psali Batos for the Resurrection</w:t>
      </w:r>
      <w:r>
        <w:fldChar w:fldCharType="end"/>
      </w:r>
      <w:r>
        <w:tab/>
      </w:r>
      <w:r>
        <w:fldChar w:fldCharType="begin"/>
      </w:r>
      <w:r>
        <w:instrText xml:space="preserve"> PAGEREF _Ref434476459 \h </w:instrText>
      </w:r>
      <w:r>
        <w:fldChar w:fldCharType="separate"/>
      </w:r>
      <w:r w:rsidR="00091E10">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91E10">
        <w:t>The Psali Adam for the Ascension</w:t>
      </w:r>
      <w:r>
        <w:fldChar w:fldCharType="end"/>
      </w:r>
      <w:r>
        <w:tab/>
      </w:r>
      <w:r>
        <w:fldChar w:fldCharType="begin"/>
      </w:r>
      <w:r>
        <w:instrText xml:space="preserve"> PAGEREF _Ref434476482 \h </w:instrText>
      </w:r>
      <w:r>
        <w:fldChar w:fldCharType="separate"/>
      </w:r>
      <w:r w:rsidR="00091E10">
        <w:rPr>
          <w:noProof/>
        </w:rPr>
        <w:t>921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91E10">
        <w:t>The Psali Batos for the Ascension</w:t>
      </w:r>
      <w:r>
        <w:fldChar w:fldCharType="end"/>
      </w:r>
      <w:r>
        <w:tab/>
      </w:r>
      <w:r>
        <w:fldChar w:fldCharType="begin"/>
      </w:r>
      <w:r>
        <w:instrText xml:space="preserve"> PAGEREF _Ref434476541 \h </w:instrText>
      </w:r>
      <w:r>
        <w:fldChar w:fldCharType="separate"/>
      </w:r>
      <w:r w:rsidR="00091E10">
        <w:rPr>
          <w:noProof/>
        </w:rPr>
        <w:t>925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91E10">
        <w:t>The Psali Adam for Pentecost</w:t>
      </w:r>
      <w:r>
        <w:fldChar w:fldCharType="end"/>
      </w:r>
      <w:r>
        <w:tab/>
      </w:r>
      <w:r>
        <w:fldChar w:fldCharType="begin"/>
      </w:r>
      <w:r>
        <w:instrText xml:space="preserve"> PAGEREF _Ref434476566 \h </w:instrText>
      </w:r>
      <w:r>
        <w:fldChar w:fldCharType="separate"/>
      </w:r>
      <w:r w:rsidR="00091E10">
        <w:rPr>
          <w:noProof/>
        </w:rPr>
        <w:t>932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91E10">
        <w:t>The Psali Adam for the Virgin</w:t>
      </w:r>
      <w:r>
        <w:fldChar w:fldCharType="end"/>
      </w:r>
      <w:r>
        <w:tab/>
      </w:r>
      <w:r>
        <w:fldChar w:fldCharType="begin"/>
      </w:r>
      <w:r>
        <w:instrText xml:space="preserve"> PAGEREF _Ref435642763 \h </w:instrText>
      </w:r>
      <w:r>
        <w:fldChar w:fldCharType="separate"/>
      </w:r>
      <w:r w:rsidR="00091E10">
        <w:rPr>
          <w:noProof/>
        </w:rPr>
        <w:t>849</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91E10">
        <w:t>The Psali Batos for the Virgin</w:t>
      </w:r>
      <w:r>
        <w:fldChar w:fldCharType="end"/>
      </w:r>
      <w:r>
        <w:tab/>
      </w:r>
      <w:r>
        <w:fldChar w:fldCharType="begin"/>
      </w:r>
      <w:r>
        <w:instrText xml:space="preserve"> PAGEREF _Ref435734818 \h </w:instrText>
      </w:r>
      <w:r>
        <w:fldChar w:fldCharType="separate"/>
      </w:r>
      <w:r w:rsidR="00091E10">
        <w:rPr>
          <w:noProof/>
        </w:rPr>
        <w:t>853</w:t>
      </w:r>
      <w:r>
        <w:fldChar w:fldCharType="end"/>
      </w:r>
    </w:p>
    <w:p w14:paraId="3F93C9B6" w14:textId="77777777" w:rsidR="00B411C9" w:rsidRDefault="00B411C9" w:rsidP="00B411C9">
      <w:pPr>
        <w:pStyle w:val="Heading2"/>
      </w:pPr>
      <w:bookmarkStart w:id="1575" w:name="_Toc435800456"/>
      <w:r>
        <w:lastRenderedPageBreak/>
        <w:t>Index of Doxologies</w:t>
      </w:r>
      <w:bookmarkEnd w:id="157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91E10">
        <w:t>The Introduction to the Doxologies</w:t>
      </w:r>
      <w:r>
        <w:fldChar w:fldCharType="end"/>
      </w:r>
      <w:r>
        <w:tab/>
      </w:r>
      <w:r>
        <w:fldChar w:fldCharType="begin"/>
      </w:r>
      <w:r>
        <w:instrText xml:space="preserve"> PAGEREF _Ref434477171 \h </w:instrText>
      </w:r>
      <w:r>
        <w:fldChar w:fldCharType="separate"/>
      </w:r>
      <w:r w:rsidR="00091E10">
        <w:rPr>
          <w:noProof/>
        </w:rPr>
        <w:t>31</w:t>
      </w:r>
      <w:r>
        <w:fldChar w:fldCharType="end"/>
      </w:r>
    </w:p>
    <w:p w14:paraId="6914D076" w14:textId="77777777" w:rsidR="00E21EA3" w:rsidRDefault="00E21EA3" w:rsidP="00E21EA3">
      <w:pPr>
        <w:pStyle w:val="Heading3"/>
      </w:pPr>
      <w:bookmarkStart w:id="1576" w:name="_Ref435642966"/>
      <w:r>
        <w:t>Seasonal Doxologies</w:t>
      </w:r>
      <w:bookmarkEnd w:id="157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91E10">
        <w:t>The Doxology for Ecclesiastical New Year</w:t>
      </w:r>
      <w:r>
        <w:fldChar w:fldCharType="end"/>
      </w:r>
      <w:r>
        <w:tab/>
      </w:r>
      <w:r>
        <w:fldChar w:fldCharType="begin"/>
      </w:r>
      <w:r>
        <w:instrText xml:space="preserve"> PAGEREF _Ref434477358 \h </w:instrText>
      </w:r>
      <w:r>
        <w:fldChar w:fldCharType="separate"/>
      </w:r>
      <w:r w:rsidR="00091E10">
        <w:rPr>
          <w:noProof/>
        </w:rPr>
        <w:t>563</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91E10">
        <w:t>The Doxology for the Feast of the Cross</w:t>
      </w:r>
      <w:r>
        <w:fldChar w:fldCharType="end"/>
      </w:r>
      <w:r>
        <w:tab/>
      </w:r>
      <w:r>
        <w:fldChar w:fldCharType="begin"/>
      </w:r>
      <w:r>
        <w:instrText xml:space="preserve"> PAGEREF _Ref434477443 \h </w:instrText>
      </w:r>
      <w:r>
        <w:fldChar w:fldCharType="separate"/>
      </w:r>
      <w:r w:rsidR="00091E10">
        <w:rPr>
          <w:noProof/>
        </w:rPr>
        <w:t>578</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rsidR="00091E10">
        <w:t xml:space="preserve">The First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sidR="00091E10">
        <w:rPr>
          <w:noProof/>
        </w:rPr>
        <w:t>624</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91E10">
        <w:t xml:space="preserve">The Second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91E10">
        <w:rPr>
          <w:noProof/>
        </w:rPr>
        <w:t>626</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91E10">
        <w:t xml:space="preserve">The Third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91E10">
        <w:rPr>
          <w:noProof/>
        </w:rPr>
        <w:t>627</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91E10">
        <w:t xml:space="preserve">The Fourth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91E10">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91E10">
        <w:t xml:space="preserve">The Fifth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91E10">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91E10">
        <w:t xml:space="preserve">The Sixth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91E10">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91E10">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91E10">
        <w:t>The Doxology for the Preparation Day of Nativity</w:t>
      </w:r>
      <w:r>
        <w:fldChar w:fldCharType="end"/>
      </w:r>
      <w:r>
        <w:tab/>
      </w:r>
      <w:r>
        <w:fldChar w:fldCharType="begin"/>
      </w:r>
      <w:r>
        <w:instrText xml:space="preserve"> PAGEREF _Ref434477504 \h </w:instrText>
      </w:r>
      <w:r>
        <w:fldChar w:fldCharType="separate"/>
      </w:r>
      <w:r w:rsidR="00091E10">
        <w:rPr>
          <w:noProof/>
        </w:rPr>
        <w:t>647</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91E10">
        <w:t>The First Doxology for Nativity</w:t>
      </w:r>
      <w:r>
        <w:fldChar w:fldCharType="end"/>
      </w:r>
      <w:r>
        <w:tab/>
      </w:r>
      <w:r>
        <w:fldChar w:fldCharType="begin"/>
      </w:r>
      <w:r>
        <w:instrText xml:space="preserve"> PAGEREF _Ref434477532 \h </w:instrText>
      </w:r>
      <w:r>
        <w:fldChar w:fldCharType="separate"/>
      </w:r>
      <w:r w:rsidR="00091E10">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91E10">
        <w:t>The Second Doxology for Nativity</w:t>
      </w:r>
      <w:r>
        <w:fldChar w:fldCharType="end"/>
      </w:r>
      <w:r>
        <w:tab/>
      </w:r>
      <w:r>
        <w:fldChar w:fldCharType="begin"/>
      </w:r>
      <w:r>
        <w:instrText xml:space="preserve"> PAGEREF _Ref434477542 \h </w:instrText>
      </w:r>
      <w:r>
        <w:fldChar w:fldCharType="separate"/>
      </w:r>
      <w:r w:rsidR="00091E10">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91E10">
        <w:t>The Third Doxology for Nativity</w:t>
      </w:r>
      <w:r>
        <w:fldChar w:fldCharType="end"/>
      </w:r>
      <w:r>
        <w:tab/>
      </w:r>
      <w:r>
        <w:fldChar w:fldCharType="begin"/>
      </w:r>
      <w:r>
        <w:instrText xml:space="preserve"> PAGEREF _Ref434477554 \h </w:instrText>
      </w:r>
      <w:r>
        <w:fldChar w:fldCharType="separate"/>
      </w:r>
      <w:r w:rsidR="00091E10">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91E10">
        <w:t>The Doxology for the Circumcision</w:t>
      </w:r>
      <w:r>
        <w:fldChar w:fldCharType="end"/>
      </w:r>
      <w:r>
        <w:tab/>
      </w:r>
      <w:r>
        <w:fldChar w:fldCharType="begin"/>
      </w:r>
      <w:r>
        <w:instrText xml:space="preserve"> PAGEREF _Ref434477590 \h </w:instrText>
      </w:r>
      <w:r>
        <w:fldChar w:fldCharType="separate"/>
      </w:r>
      <w:r w:rsidR="00091E10">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91E10">
        <w:t>An Abridged Doxology for Theophany</w:t>
      </w:r>
      <w:r>
        <w:fldChar w:fldCharType="end"/>
      </w:r>
      <w:r>
        <w:tab/>
      </w:r>
      <w:r>
        <w:fldChar w:fldCharType="begin"/>
      </w:r>
      <w:r>
        <w:instrText xml:space="preserve"> PAGEREF _Ref434477630 \h </w:instrText>
      </w:r>
      <w:r>
        <w:fldChar w:fldCharType="separate"/>
      </w:r>
      <w:r w:rsidR="00091E10">
        <w:rPr>
          <w:noProof/>
        </w:rPr>
        <w:t>699</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91E10">
        <w:t>The First Doxology for Theophany</w:t>
      </w:r>
      <w:r>
        <w:fldChar w:fldCharType="end"/>
      </w:r>
      <w:r>
        <w:tab/>
      </w:r>
      <w:r>
        <w:fldChar w:fldCharType="begin"/>
      </w:r>
      <w:r>
        <w:instrText xml:space="preserve"> PAGEREF _Ref434477641 \h </w:instrText>
      </w:r>
      <w:r>
        <w:fldChar w:fldCharType="separate"/>
      </w:r>
      <w:r w:rsidR="00091E10">
        <w:rPr>
          <w:noProof/>
        </w:rPr>
        <w:t>701</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91E10">
        <w:t>The Second Doxology for Theophany</w:t>
      </w:r>
      <w:r>
        <w:fldChar w:fldCharType="end"/>
      </w:r>
      <w:r>
        <w:tab/>
      </w:r>
      <w:r>
        <w:fldChar w:fldCharType="begin"/>
      </w:r>
      <w:r>
        <w:instrText xml:space="preserve"> PAGEREF _Ref434477660 \h </w:instrText>
      </w:r>
      <w:r>
        <w:fldChar w:fldCharType="separate"/>
      </w:r>
      <w:r w:rsidR="00091E10">
        <w:rPr>
          <w:noProof/>
        </w:rPr>
        <w:t>703</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91E10">
        <w:t>The Doxology for the Wedding of Cana</w:t>
      </w:r>
      <w:r>
        <w:fldChar w:fldCharType="end"/>
      </w:r>
      <w:r>
        <w:tab/>
      </w:r>
      <w:r>
        <w:fldChar w:fldCharType="begin"/>
      </w:r>
      <w:r>
        <w:instrText xml:space="preserve"> PAGEREF _Ref434477774 \h </w:instrText>
      </w:r>
      <w:r>
        <w:fldChar w:fldCharType="separate"/>
      </w:r>
      <w:r w:rsidR="00091E10">
        <w:rPr>
          <w:noProof/>
        </w:rPr>
        <w:t>735</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91E10">
        <w:t>The Doxology for the Entrance into the Temple</w:t>
      </w:r>
      <w:r>
        <w:fldChar w:fldCharType="end"/>
      </w:r>
      <w:r>
        <w:tab/>
      </w:r>
      <w:r>
        <w:fldChar w:fldCharType="begin"/>
      </w:r>
      <w:r>
        <w:instrText xml:space="preserve"> PAGEREF _Ref434477815 \h </w:instrText>
      </w:r>
      <w:r>
        <w:fldChar w:fldCharType="separate"/>
      </w:r>
      <w:r w:rsidR="00091E10">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91E10">
        <w:t>The Doxology for the Annunciation</w:t>
      </w:r>
      <w:r>
        <w:fldChar w:fldCharType="end"/>
      </w:r>
      <w:r>
        <w:tab/>
      </w:r>
      <w:r>
        <w:fldChar w:fldCharType="begin"/>
      </w:r>
      <w:r>
        <w:instrText xml:space="preserve"> PAGEREF _Ref434477856 \h </w:instrText>
      </w:r>
      <w:r>
        <w:fldChar w:fldCharType="separate"/>
      </w:r>
      <w:r w:rsidR="00091E10">
        <w:rPr>
          <w:noProof/>
        </w:rPr>
        <w:t>762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91E10">
        <w:t>The Doxology for the Entrance into Egypt</w:t>
      </w:r>
      <w:r>
        <w:fldChar w:fldCharType="end"/>
      </w:r>
      <w:r>
        <w:tab/>
      </w:r>
      <w:r>
        <w:fldChar w:fldCharType="begin"/>
      </w:r>
      <w:r>
        <w:instrText xml:space="preserve"> PAGEREF _Ref434477906 \h </w:instrText>
      </w:r>
      <w:r>
        <w:fldChar w:fldCharType="separate"/>
      </w:r>
      <w:r w:rsidR="00091E10">
        <w:rPr>
          <w:noProof/>
        </w:rPr>
        <w:t>785</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91E10">
        <w:t>The Doxology of Sts. Peter and Paul</w:t>
      </w:r>
      <w:r>
        <w:fldChar w:fldCharType="end"/>
      </w:r>
      <w:r>
        <w:tab/>
      </w:r>
      <w:r>
        <w:fldChar w:fldCharType="begin"/>
      </w:r>
      <w:r>
        <w:instrText xml:space="preserve"> PAGEREF _Ref434477973 \h </w:instrText>
      </w:r>
      <w:r>
        <w:fldChar w:fldCharType="separate"/>
      </w:r>
      <w:r w:rsidR="00091E10">
        <w:rPr>
          <w:noProof/>
        </w:rPr>
        <w:t>815</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91E10">
        <w:t>The Doxology of the Transfiguration</w:t>
      </w:r>
      <w:r>
        <w:fldChar w:fldCharType="end"/>
      </w:r>
      <w:r>
        <w:tab/>
      </w:r>
      <w:r>
        <w:fldChar w:fldCharType="begin"/>
      </w:r>
      <w:r>
        <w:instrText xml:space="preserve"> PAGEREF _Ref434478012 \h </w:instrText>
      </w:r>
      <w:r>
        <w:fldChar w:fldCharType="separate"/>
      </w:r>
      <w:r w:rsidR="00091E10">
        <w:rPr>
          <w:noProof/>
        </w:rPr>
        <w:t>840</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91E10">
        <w:t>The Doxology of Jonah’s Fast</w:t>
      </w:r>
      <w:r>
        <w:fldChar w:fldCharType="end"/>
      </w:r>
      <w:r>
        <w:tab/>
      </w:r>
      <w:r>
        <w:fldChar w:fldCharType="begin"/>
      </w:r>
      <w:r>
        <w:instrText xml:space="preserve"> PAGEREF _Ref434478053 \h </w:instrText>
      </w:r>
      <w:r>
        <w:fldChar w:fldCharType="separate"/>
      </w:r>
      <w:r w:rsidR="00091E10">
        <w:rPr>
          <w:noProof/>
        </w:rPr>
        <w:t>864</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91E10">
        <w:t>The Doxology for Saturday and Sunday in Great Lent</w:t>
      </w:r>
      <w:r>
        <w:fldChar w:fldCharType="end"/>
      </w:r>
      <w:r>
        <w:tab/>
      </w:r>
      <w:r>
        <w:fldChar w:fldCharType="begin"/>
      </w:r>
      <w:r>
        <w:instrText xml:space="preserve"> PAGEREF _Ref434478080 \h </w:instrText>
      </w:r>
      <w:r>
        <w:fldChar w:fldCharType="separate"/>
      </w:r>
      <w:r w:rsidR="00091E10">
        <w:rPr>
          <w:noProof/>
        </w:rPr>
        <w:t>865</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91E10">
        <w:t>The Doxology for Weekdays in Great Lent</w:t>
      </w:r>
      <w:r>
        <w:fldChar w:fldCharType="end"/>
      </w:r>
      <w:r>
        <w:tab/>
      </w:r>
      <w:r>
        <w:fldChar w:fldCharType="begin"/>
      </w:r>
      <w:r>
        <w:instrText xml:space="preserve"> PAGEREF _Ref434478104 \h </w:instrText>
      </w:r>
      <w:r>
        <w:fldChar w:fldCharType="separate"/>
      </w:r>
      <w:r w:rsidR="00091E10">
        <w:rPr>
          <w:noProof/>
        </w:rPr>
        <w:t>868</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91E10">
        <w:t>A Second Doxology for Weekdays in Great Lent</w:t>
      </w:r>
      <w:r>
        <w:fldChar w:fldCharType="end"/>
      </w:r>
      <w:r>
        <w:tab/>
      </w:r>
      <w:r>
        <w:fldChar w:fldCharType="begin"/>
      </w:r>
      <w:r>
        <w:instrText xml:space="preserve"> PAGEREF _Ref434478128 \h </w:instrText>
      </w:r>
      <w:r>
        <w:fldChar w:fldCharType="separate"/>
      </w:r>
      <w:r w:rsidR="00091E10">
        <w:rPr>
          <w:noProof/>
        </w:rPr>
        <w:t>869</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91E10">
        <w:t>A Third Doxology for Weekdays in Great Lent</w:t>
      </w:r>
      <w:r>
        <w:fldChar w:fldCharType="end"/>
      </w:r>
      <w:r>
        <w:tab/>
      </w:r>
      <w:r>
        <w:fldChar w:fldCharType="begin"/>
      </w:r>
      <w:r>
        <w:instrText xml:space="preserve"> PAGEREF _Ref434478147 \h </w:instrText>
      </w:r>
      <w:r>
        <w:fldChar w:fldCharType="separate"/>
      </w:r>
      <w:r w:rsidR="00091E10">
        <w:rPr>
          <w:noProof/>
        </w:rPr>
        <w:t>872</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91E10">
        <w:t>The Fourth Doxology for Great Lent</w:t>
      </w:r>
      <w:r>
        <w:fldChar w:fldCharType="end"/>
      </w:r>
      <w:r>
        <w:tab/>
      </w:r>
      <w:r>
        <w:fldChar w:fldCharType="begin"/>
      </w:r>
      <w:r>
        <w:instrText xml:space="preserve"> PAGEREF _Ref434478172 \h </w:instrText>
      </w:r>
      <w:r>
        <w:fldChar w:fldCharType="separate"/>
      </w:r>
      <w:r w:rsidR="00091E10">
        <w:rPr>
          <w:noProof/>
        </w:rPr>
        <w:t>873</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91E10">
        <w:t>The Doxology for Lazarus Saturday</w:t>
      </w:r>
      <w:r>
        <w:fldChar w:fldCharType="end"/>
      </w:r>
      <w:r>
        <w:tab/>
      </w:r>
      <w:r>
        <w:fldChar w:fldCharType="begin"/>
      </w:r>
      <w:r>
        <w:instrText xml:space="preserve"> PAGEREF _Ref434478195 \h </w:instrText>
      </w:r>
      <w:r>
        <w:fldChar w:fldCharType="separate"/>
      </w:r>
      <w:r w:rsidR="00091E10">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91E10">
        <w:t>The First Doxology for Palm Sunday</w:t>
      </w:r>
      <w:r>
        <w:fldChar w:fldCharType="end"/>
      </w:r>
      <w:r>
        <w:tab/>
      </w:r>
      <w:r>
        <w:fldChar w:fldCharType="begin"/>
      </w:r>
      <w:r>
        <w:instrText xml:space="preserve"> PAGEREF _Ref434478217 \h </w:instrText>
      </w:r>
      <w:r>
        <w:fldChar w:fldCharType="separate"/>
      </w:r>
      <w:r w:rsidR="00091E10">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91E10">
        <w:t>The Second Doxology for Palm Sunday</w:t>
      </w:r>
      <w:r>
        <w:fldChar w:fldCharType="end"/>
      </w:r>
      <w:r>
        <w:tab/>
      </w:r>
      <w:r>
        <w:fldChar w:fldCharType="begin"/>
      </w:r>
      <w:r>
        <w:instrText xml:space="preserve"> PAGEREF _Ref434478234 \h </w:instrText>
      </w:r>
      <w:r>
        <w:fldChar w:fldCharType="separate"/>
      </w:r>
      <w:r w:rsidR="00091E10">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91E10">
        <w:t>The Third Doxology for Palm Sunday</w:t>
      </w:r>
      <w:r>
        <w:fldChar w:fldCharType="end"/>
      </w:r>
      <w:r>
        <w:tab/>
      </w:r>
      <w:r>
        <w:fldChar w:fldCharType="begin"/>
      </w:r>
      <w:r>
        <w:instrText xml:space="preserve"> PAGEREF _Ref434478255 \h </w:instrText>
      </w:r>
      <w:r>
        <w:fldChar w:fldCharType="separate"/>
      </w:r>
      <w:r w:rsidR="00091E10">
        <w:rPr>
          <w:noProof/>
        </w:rPr>
        <w:t>895</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091E10">
        <w:t>The Doxology for the Resurrection</w:t>
      </w:r>
      <w:r>
        <w:fldChar w:fldCharType="end"/>
      </w:r>
      <w:r>
        <w:tab/>
      </w:r>
      <w:r>
        <w:fldChar w:fldCharType="begin"/>
      </w:r>
      <w:r>
        <w:instrText xml:space="preserve"> PAGEREF _Ref434478294 \h </w:instrText>
      </w:r>
      <w:r>
        <w:fldChar w:fldCharType="separate"/>
      </w:r>
      <w:r w:rsidR="00091E10">
        <w:rPr>
          <w:noProof/>
        </w:rPr>
        <w:t>905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91E10">
        <w:t>Another Doxology for the Resurrection</w:t>
      </w:r>
      <w:r>
        <w:fldChar w:fldCharType="end"/>
      </w:r>
      <w:r>
        <w:tab/>
      </w:r>
      <w:r>
        <w:fldChar w:fldCharType="begin"/>
      </w:r>
      <w:r>
        <w:instrText xml:space="preserve"> PAGEREF _Ref434478317 \h </w:instrText>
      </w:r>
      <w:r>
        <w:fldChar w:fldCharType="separate"/>
      </w:r>
      <w:r w:rsidR="00091E10">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91E10">
        <w:t>A Doxology for Archangel Michael for the Resurrection</w:t>
      </w:r>
      <w:r>
        <w:fldChar w:fldCharType="end"/>
      </w:r>
      <w:r>
        <w:tab/>
      </w:r>
      <w:r>
        <w:fldChar w:fldCharType="begin"/>
      </w:r>
      <w:r>
        <w:instrText xml:space="preserve"> PAGEREF _Ref434478347 \h </w:instrText>
      </w:r>
      <w:r>
        <w:fldChar w:fldCharType="separate"/>
      </w:r>
      <w:r w:rsidR="00091E10">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91E10">
        <w:t>The Doxology for Thomas Sunday</w:t>
      </w:r>
      <w:r>
        <w:fldChar w:fldCharType="end"/>
      </w:r>
      <w:r>
        <w:tab/>
      </w:r>
      <w:r>
        <w:fldChar w:fldCharType="begin"/>
      </w:r>
      <w:r>
        <w:instrText xml:space="preserve"> PAGEREF _Ref434478375 \h </w:instrText>
      </w:r>
      <w:r>
        <w:fldChar w:fldCharType="separate"/>
      </w:r>
      <w:r w:rsidR="00091E10">
        <w:rPr>
          <w:noProof/>
        </w:rPr>
        <w:t>917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91E10">
        <w:t>The Doxology for the Ascension</w:t>
      </w:r>
      <w:r>
        <w:fldChar w:fldCharType="end"/>
      </w:r>
      <w:r>
        <w:tab/>
      </w:r>
      <w:r>
        <w:fldChar w:fldCharType="begin"/>
      </w:r>
      <w:r>
        <w:instrText xml:space="preserve"> PAGEREF _Ref434478556 \h </w:instrText>
      </w:r>
      <w:r>
        <w:fldChar w:fldCharType="separate"/>
      </w:r>
      <w:r w:rsidR="00091E10">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91E10">
        <w:t>The Doxology for Pentecost</w:t>
      </w:r>
      <w:r>
        <w:fldChar w:fldCharType="end"/>
      </w:r>
      <w:r>
        <w:tab/>
      </w:r>
      <w:r>
        <w:fldChar w:fldCharType="begin"/>
      </w:r>
      <w:r>
        <w:instrText xml:space="preserve"> PAGEREF _Ref434478581 \h </w:instrText>
      </w:r>
      <w:r>
        <w:fldChar w:fldCharType="separate"/>
      </w:r>
      <w:r w:rsidR="00091E10">
        <w:rPr>
          <w:noProof/>
        </w:rPr>
        <w:t>929</w:t>
      </w:r>
      <w:r>
        <w:fldChar w:fldCharType="end"/>
      </w:r>
    </w:p>
    <w:p w14:paraId="4285BFE1" w14:textId="77777777" w:rsidR="00E21EA3" w:rsidRDefault="00E21EA3" w:rsidP="00E21EA3">
      <w:pPr>
        <w:pStyle w:val="Heading3"/>
      </w:pPr>
      <w:bookmarkStart w:id="1577" w:name="_Ref435643009"/>
      <w:r>
        <w:t>Saints’ Doxologies</w:t>
      </w:r>
      <w:bookmarkEnd w:id="157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91E10">
        <w:t>The Evening Doxology of the Virgin</w:t>
      </w:r>
      <w:r>
        <w:fldChar w:fldCharType="end"/>
      </w:r>
      <w:r>
        <w:tab/>
      </w:r>
      <w:r>
        <w:fldChar w:fldCharType="begin"/>
      </w:r>
      <w:r>
        <w:instrText xml:space="preserve"> PAGEREF _Ref434487836 \h </w:instrText>
      </w:r>
      <w:r>
        <w:fldChar w:fldCharType="separate"/>
      </w:r>
      <w:r w:rsidR="00091E10">
        <w:rPr>
          <w:noProof/>
        </w:rPr>
        <w:t>31</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91E10" w:rsidRPr="00091E10">
        <w:t>The Doxology of the Virgin for Midnight Praise</w:t>
      </w:r>
      <w:r>
        <w:fldChar w:fldCharType="end"/>
      </w:r>
      <w:r>
        <w:tab/>
      </w:r>
      <w:r>
        <w:fldChar w:fldCharType="begin"/>
      </w:r>
      <w:r>
        <w:instrText xml:space="preserve"> PAGEREF _Ref434487891 \h </w:instrText>
      </w:r>
      <w:r>
        <w:fldChar w:fldCharType="separate"/>
      </w:r>
      <w:r w:rsidR="00091E10">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91E10">
        <w:t>The Morning Doxology of the Virgin</w:t>
      </w:r>
      <w:r>
        <w:fldChar w:fldCharType="end"/>
      </w:r>
      <w:r>
        <w:tab/>
      </w:r>
      <w:r>
        <w:fldChar w:fldCharType="begin"/>
      </w:r>
      <w:r>
        <w:instrText xml:space="preserve"> PAGEREF _Ref434487846 \h </w:instrText>
      </w:r>
      <w:r>
        <w:fldChar w:fldCharType="separate"/>
      </w:r>
      <w:r w:rsidR="00091E10">
        <w:rPr>
          <w:noProof/>
        </w:rPr>
        <w:t>32</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91E10">
        <w:t>The Doxology for Archangel Michael</w:t>
      </w:r>
      <w:r>
        <w:fldChar w:fldCharType="end"/>
      </w:r>
      <w:r>
        <w:tab/>
      </w:r>
      <w:r>
        <w:fldChar w:fldCharType="begin"/>
      </w:r>
      <w:r>
        <w:instrText xml:space="preserve"> PAGEREF _Ref434487967 \h </w:instrText>
      </w:r>
      <w:r>
        <w:fldChar w:fldCharType="separate"/>
      </w:r>
      <w:r w:rsidR="00091E10">
        <w:rPr>
          <w:noProof/>
        </w:rPr>
        <w:t>613</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91E10">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91E10">
        <w:t>The Doxology for Archangel Gabriel, the Evangelist of Daniel</w:t>
      </w:r>
      <w:r>
        <w:fldChar w:fldCharType="end"/>
      </w:r>
      <w:r>
        <w:tab/>
      </w:r>
      <w:r>
        <w:fldChar w:fldCharType="begin"/>
      </w:r>
      <w:r>
        <w:instrText xml:space="preserve"> PAGEREF _Ref434488149 \h </w:instrText>
      </w:r>
      <w:r>
        <w:fldChar w:fldCharType="separate"/>
      </w:r>
      <w:r w:rsidR="00091E10">
        <w:rPr>
          <w:noProof/>
        </w:rPr>
        <w:t>808</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91E10">
        <w:t>The Doxology for Michael and Gabriel</w:t>
      </w:r>
      <w:r>
        <w:fldChar w:fldCharType="end"/>
      </w:r>
      <w:r>
        <w:tab/>
      </w:r>
      <w:r>
        <w:fldChar w:fldCharType="begin"/>
      </w:r>
      <w:r>
        <w:instrText xml:space="preserve"> PAGEREF _Ref434487984 \h </w:instrText>
      </w:r>
      <w:r>
        <w:fldChar w:fldCharType="separate"/>
      </w:r>
      <w:r w:rsidR="00091E10">
        <w:rPr>
          <w:noProof/>
        </w:rPr>
        <w:t>614</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91E10">
        <w:t>The Doxology for Archangel Raphael</w:t>
      </w:r>
      <w:r>
        <w:fldChar w:fldCharType="end"/>
      </w:r>
      <w:r>
        <w:tab/>
      </w:r>
      <w:r>
        <w:fldChar w:fldCharType="begin"/>
      </w:r>
      <w:r>
        <w:instrText xml:space="preserve"> PAGEREF _Ref434488208 \h </w:instrText>
      </w:r>
      <w:r>
        <w:fldChar w:fldCharType="separate"/>
      </w:r>
      <w:r w:rsidR="00091E10">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91E10">
        <w:t>The Doxology for Archangel Suriel</w:t>
      </w:r>
      <w:r>
        <w:fldChar w:fldCharType="end"/>
      </w:r>
      <w:r>
        <w:tab/>
      </w:r>
      <w:r>
        <w:fldChar w:fldCharType="begin"/>
      </w:r>
      <w:r>
        <w:instrText xml:space="preserve"> PAGEREF _Ref434488250 \h </w:instrText>
      </w:r>
      <w:r>
        <w:fldChar w:fldCharType="separate"/>
      </w:r>
      <w:r w:rsidR="00091E10">
        <w:rPr>
          <w:noProof/>
        </w:rPr>
        <w:t>749</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91E10">
        <w:t>The Doxology for the Four Incorporeal Beasts</w:t>
      </w:r>
      <w:r>
        <w:fldChar w:fldCharType="end"/>
      </w:r>
      <w:r>
        <w:tab/>
      </w:r>
      <w:r>
        <w:fldChar w:fldCharType="begin"/>
      </w:r>
      <w:r>
        <w:instrText xml:space="preserve"> PAGEREF _Ref434488301 \h </w:instrText>
      </w:r>
      <w:r>
        <w:fldChar w:fldCharType="separate"/>
      </w:r>
      <w:r w:rsidR="00091E10">
        <w:rPr>
          <w:noProof/>
        </w:rPr>
        <w:t>612</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91E10">
        <w:t>The Doxology for the Twenty Four Presbyters</w:t>
      </w:r>
      <w:r>
        <w:fldChar w:fldCharType="end"/>
      </w:r>
      <w:r>
        <w:tab/>
      </w:r>
      <w:r>
        <w:fldChar w:fldCharType="begin"/>
      </w:r>
      <w:r>
        <w:instrText xml:space="preserve"> PAGEREF _Ref434488339 \h </w:instrText>
      </w:r>
      <w:r>
        <w:fldChar w:fldCharType="separate"/>
      </w:r>
      <w:r w:rsidR="00091E10">
        <w:rPr>
          <w:noProof/>
        </w:rPr>
        <w:t>619</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91E10">
        <w:t>The Doxology of the Heavenly</w:t>
      </w:r>
      <w:r>
        <w:fldChar w:fldCharType="end"/>
      </w:r>
      <w:r>
        <w:tab/>
      </w:r>
      <w:r>
        <w:fldChar w:fldCharType="begin"/>
      </w:r>
      <w:r>
        <w:instrText xml:space="preserve"> PAGEREF _Ref434488390 \h </w:instrText>
      </w:r>
      <w:r>
        <w:fldChar w:fldCharType="separate"/>
      </w:r>
      <w:r w:rsidR="00091E10">
        <w:rPr>
          <w:noProof/>
        </w:rPr>
        <w:t>541</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91E10">
        <w:t>The Doxology of St. John the Baptist</w:t>
      </w:r>
      <w:r>
        <w:fldChar w:fldCharType="end"/>
      </w:r>
      <w:r>
        <w:tab/>
      </w:r>
      <w:r>
        <w:fldChar w:fldCharType="begin"/>
      </w:r>
      <w:r>
        <w:instrText xml:space="preserve"> PAGEREF _Ref434488524 \h </w:instrText>
      </w:r>
      <w:r>
        <w:fldChar w:fldCharType="separate"/>
      </w:r>
      <w:r w:rsidR="00091E10">
        <w:rPr>
          <w:noProof/>
        </w:rPr>
        <w:t>542</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91E10">
        <w:t>Another Doxology of St. John the Baptist</w:t>
      </w:r>
      <w:r>
        <w:fldChar w:fldCharType="end"/>
      </w:r>
      <w:r>
        <w:tab/>
      </w:r>
      <w:r>
        <w:fldChar w:fldCharType="begin"/>
      </w:r>
      <w:r>
        <w:instrText xml:space="preserve"> PAGEREF _Ref434488546 \h </w:instrText>
      </w:r>
      <w:r>
        <w:fldChar w:fldCharType="separate"/>
      </w:r>
      <w:r w:rsidR="00091E10">
        <w:rPr>
          <w:noProof/>
        </w:rPr>
        <w:t>543</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91E10">
        <w:t>The Doxology for the One Hundred and Forty Four Thousand</w:t>
      </w:r>
      <w:r>
        <w:fldChar w:fldCharType="end"/>
      </w:r>
      <w:r>
        <w:tab/>
      </w:r>
      <w:r>
        <w:fldChar w:fldCharType="begin"/>
      </w:r>
      <w:r>
        <w:instrText xml:space="preserve"> PAGEREF _Ref434488616 \h </w:instrText>
      </w:r>
      <w:r>
        <w:fldChar w:fldCharType="separate"/>
      </w:r>
      <w:r w:rsidR="00091E10">
        <w:rPr>
          <w:noProof/>
        </w:rPr>
        <w:t>686</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91E10">
        <w:t>A Doxology for the Apostles</w:t>
      </w:r>
      <w:r>
        <w:fldChar w:fldCharType="end"/>
      </w:r>
      <w:r>
        <w:tab/>
      </w:r>
      <w:r>
        <w:fldChar w:fldCharType="begin"/>
      </w:r>
      <w:r>
        <w:instrText xml:space="preserve"> PAGEREF _Ref434488644 \h </w:instrText>
      </w:r>
      <w:r>
        <w:fldChar w:fldCharType="separate"/>
      </w:r>
      <w:r w:rsidR="00091E10">
        <w:rPr>
          <w:noProof/>
        </w:rPr>
        <w:t>544</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91E10">
        <w:t>Another Doxology for the Apostles</w:t>
      </w:r>
      <w:r>
        <w:fldChar w:fldCharType="end"/>
      </w:r>
      <w:r>
        <w:tab/>
      </w:r>
      <w:r>
        <w:fldChar w:fldCharType="begin"/>
      </w:r>
      <w:r>
        <w:instrText xml:space="preserve"> PAGEREF _Ref434488657 \h </w:instrText>
      </w:r>
      <w:r>
        <w:fldChar w:fldCharType="separate"/>
      </w:r>
      <w:r w:rsidR="00091E10">
        <w:rPr>
          <w:noProof/>
        </w:rPr>
        <w:t>545</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91E10">
        <w:t>The Doxology of Sts. Peter and Paul</w:t>
      </w:r>
      <w:r>
        <w:fldChar w:fldCharType="end"/>
      </w:r>
      <w:r>
        <w:tab/>
      </w:r>
      <w:r>
        <w:fldChar w:fldCharType="begin"/>
      </w:r>
      <w:r>
        <w:instrText xml:space="preserve"> PAGEREF _Ref434477973 \h </w:instrText>
      </w:r>
      <w:r>
        <w:fldChar w:fldCharType="separate"/>
      </w:r>
      <w:r w:rsidR="00091E10">
        <w:rPr>
          <w:noProof/>
        </w:rPr>
        <w:t>815</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91E10">
        <w:t>The Doxology of St. Paul</w:t>
      </w:r>
      <w:r>
        <w:fldChar w:fldCharType="end"/>
      </w:r>
      <w:r>
        <w:tab/>
      </w:r>
      <w:r>
        <w:fldChar w:fldCharType="begin"/>
      </w:r>
      <w:r>
        <w:instrText xml:space="preserve"> PAGEREF _Ref434488724 \h </w:instrText>
      </w:r>
      <w:r>
        <w:fldChar w:fldCharType="separate"/>
      </w:r>
      <w:r w:rsidR="00091E10">
        <w:rPr>
          <w:noProof/>
        </w:rPr>
        <w:t>817</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91E10">
        <w:t>The Doxology for St. John the Evangelist</w:t>
      </w:r>
      <w:r>
        <w:fldChar w:fldCharType="end"/>
      </w:r>
      <w:r>
        <w:tab/>
      </w:r>
      <w:r>
        <w:fldChar w:fldCharType="begin"/>
      </w:r>
      <w:r>
        <w:instrText xml:space="preserve"> PAGEREF _Ref434488768 \h </w:instrText>
      </w:r>
      <w:r>
        <w:fldChar w:fldCharType="separate"/>
      </w:r>
      <w:r w:rsidR="00091E10">
        <w:rPr>
          <w:noProof/>
        </w:rPr>
        <w:t>687</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91E10">
        <w:t>The Doxology of St. Mark</w:t>
      </w:r>
      <w:r>
        <w:fldChar w:fldCharType="end"/>
      </w:r>
      <w:r>
        <w:tab/>
      </w:r>
      <w:r>
        <w:fldChar w:fldCharType="begin"/>
      </w:r>
      <w:r>
        <w:instrText xml:space="preserve"> PAGEREF _Ref434488814 \h </w:instrText>
      </w:r>
      <w:r>
        <w:fldChar w:fldCharType="separate"/>
      </w:r>
      <w:r w:rsidR="00091E10">
        <w:rPr>
          <w:noProof/>
        </w:rPr>
        <w:t>546</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91E10">
        <w:t>Another Doxology of St. Mark</w:t>
      </w:r>
      <w:r>
        <w:fldChar w:fldCharType="end"/>
      </w:r>
      <w:r>
        <w:tab/>
      </w:r>
      <w:r>
        <w:fldChar w:fldCharType="begin"/>
      </w:r>
      <w:r>
        <w:instrText xml:space="preserve"> PAGEREF _Ref434488936 \h </w:instrText>
      </w:r>
      <w:r>
        <w:fldChar w:fldCharType="separate"/>
      </w:r>
      <w:r w:rsidR="00091E10">
        <w:rPr>
          <w:noProof/>
        </w:rPr>
        <w:t>776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91E10">
        <w:t>The Doxology of Any Apostle</w:t>
      </w:r>
      <w:r>
        <w:fldChar w:fldCharType="end"/>
      </w:r>
      <w:r>
        <w:tab/>
      </w:r>
      <w:r>
        <w:fldChar w:fldCharType="begin"/>
      </w:r>
      <w:r>
        <w:instrText xml:space="preserve"> PAGEREF _Ref434488992 \h </w:instrText>
      </w:r>
      <w:r>
        <w:fldChar w:fldCharType="separate"/>
      </w:r>
      <w:r w:rsidR="00091E10">
        <w:rPr>
          <w:noProof/>
        </w:rPr>
        <w:t>547</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91E10">
        <w:t>The Doxology of St. Stephen</w:t>
      </w:r>
      <w:r>
        <w:fldChar w:fldCharType="end"/>
      </w:r>
      <w:r>
        <w:tab/>
      </w:r>
      <w:r>
        <w:fldChar w:fldCharType="begin"/>
      </w:r>
      <w:r>
        <w:instrText xml:space="preserve"> PAGEREF _Ref434489014 \h </w:instrText>
      </w:r>
      <w:r>
        <w:fldChar w:fldCharType="separate"/>
      </w:r>
      <w:r w:rsidR="00091E10">
        <w:rPr>
          <w:noProof/>
        </w:rPr>
        <w:t>548</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91E10">
        <w:t>The Doxology for St. Joseph the Carpenter</w:t>
      </w:r>
      <w:r>
        <w:fldChar w:fldCharType="end"/>
      </w:r>
      <w:r>
        <w:tab/>
      </w:r>
      <w:r>
        <w:fldChar w:fldCharType="begin"/>
      </w:r>
      <w:r>
        <w:instrText xml:space="preserve"> PAGEREF _Ref434488476 \h </w:instrText>
      </w:r>
      <w:r>
        <w:fldChar w:fldCharType="separate"/>
      </w:r>
      <w:r w:rsidR="00091E10">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91E10">
        <w:t>The Doxology for St. Mary Magdalene</w:t>
      </w:r>
      <w:r>
        <w:fldChar w:fldCharType="end"/>
      </w:r>
      <w:r>
        <w:tab/>
      </w:r>
      <w:r>
        <w:fldChar w:fldCharType="begin"/>
      </w:r>
      <w:r>
        <w:instrText xml:space="preserve"> PAGEREF _Ref434489077 \h </w:instrText>
      </w:r>
      <w:r>
        <w:fldChar w:fldCharType="separate"/>
      </w:r>
      <w:r w:rsidR="00091E10">
        <w:rPr>
          <w:noProof/>
        </w:rPr>
        <w:t>838</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91E10">
        <w:t>The Doxology for Lazarus Saturday</w:t>
      </w:r>
      <w:r>
        <w:fldChar w:fldCharType="end"/>
      </w:r>
      <w:r>
        <w:tab/>
      </w:r>
      <w:r>
        <w:fldChar w:fldCharType="begin"/>
      </w:r>
      <w:r>
        <w:instrText xml:space="preserve"> PAGEREF _Ref434478195 \h </w:instrText>
      </w:r>
      <w:r>
        <w:fldChar w:fldCharType="separate"/>
      </w:r>
      <w:r w:rsidR="00091E10">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91E10">
        <w:t>The Doxology of St. George</w:t>
      </w:r>
      <w:r>
        <w:fldChar w:fldCharType="end"/>
      </w:r>
      <w:r>
        <w:tab/>
      </w:r>
      <w:r>
        <w:fldChar w:fldCharType="begin"/>
      </w:r>
      <w:r>
        <w:instrText xml:space="preserve"> PAGEREF _Ref434489170 \h </w:instrText>
      </w:r>
      <w:r>
        <w:fldChar w:fldCharType="separate"/>
      </w:r>
      <w:r w:rsidR="00091E10">
        <w:rPr>
          <w:noProof/>
        </w:rPr>
        <w:t>549</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91E10">
        <w:t>Another Doxology of St. George</w:t>
      </w:r>
      <w:r>
        <w:fldChar w:fldCharType="end"/>
      </w:r>
      <w:r>
        <w:tab/>
      </w:r>
      <w:r>
        <w:fldChar w:fldCharType="begin"/>
      </w:r>
      <w:r>
        <w:instrText xml:space="preserve"> PAGEREF _Ref434489211 \h </w:instrText>
      </w:r>
      <w:r>
        <w:fldChar w:fldCharType="separate"/>
      </w:r>
      <w:r w:rsidR="00091E10">
        <w:rPr>
          <w:noProof/>
        </w:rPr>
        <w:t>774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91E10">
        <w:t>The Doxology of St. Theodore of Shotep, the General</w:t>
      </w:r>
      <w:r>
        <w:fldChar w:fldCharType="end"/>
      </w:r>
      <w:r>
        <w:tab/>
      </w:r>
      <w:r>
        <w:fldChar w:fldCharType="begin"/>
      </w:r>
      <w:r>
        <w:instrText xml:space="preserve"> PAGEREF _Ref434489277 \h </w:instrText>
      </w:r>
      <w:r>
        <w:fldChar w:fldCharType="separate"/>
      </w:r>
      <w:r w:rsidR="00091E10">
        <w:rPr>
          <w:noProof/>
        </w:rPr>
        <w:t>832</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91E10">
        <w:t>Another Doxology of St. Theodore of Shotep, the General</w:t>
      </w:r>
      <w:r>
        <w:fldChar w:fldCharType="end"/>
      </w:r>
      <w:r>
        <w:tab/>
      </w:r>
      <w:r>
        <w:fldChar w:fldCharType="begin"/>
      </w:r>
      <w:r>
        <w:instrText xml:space="preserve"> PAGEREF _Ref434489296 \h </w:instrText>
      </w:r>
      <w:r>
        <w:fldChar w:fldCharType="separate"/>
      </w:r>
      <w:r w:rsidR="00091E10">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91E10">
        <w:t>The Doxology for St. Theodore Anatoly</w:t>
      </w:r>
      <w:r>
        <w:fldChar w:fldCharType="end"/>
      </w:r>
      <w:r>
        <w:tab/>
      </w:r>
      <w:r>
        <w:fldChar w:fldCharType="begin"/>
      </w:r>
      <w:r>
        <w:instrText xml:space="preserve"> PAGEREF _Ref434489376 \h </w:instrText>
      </w:r>
      <w:r>
        <w:fldChar w:fldCharType="separate"/>
      </w:r>
      <w:r w:rsidR="00091E10">
        <w:rPr>
          <w:noProof/>
        </w:rPr>
        <w:t>734</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91E10">
        <w:t>The Doxology for St. Philopater Mercurius</w:t>
      </w:r>
      <w:r>
        <w:fldChar w:fldCharType="end"/>
      </w:r>
      <w:r>
        <w:tab/>
      </w:r>
      <w:r>
        <w:fldChar w:fldCharType="begin"/>
      </w:r>
      <w:r>
        <w:instrText xml:space="preserve"> PAGEREF _Ref434489457 \h </w:instrText>
      </w:r>
      <w:r>
        <w:fldChar w:fldCharType="separate"/>
      </w:r>
      <w:r w:rsidR="00091E10">
        <w:rPr>
          <w:noProof/>
        </w:rPr>
        <w:t>620</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91E10">
        <w:t>The Doxology for St. Mena</w:t>
      </w:r>
      <w:r>
        <w:fldChar w:fldCharType="end"/>
      </w:r>
      <w:r>
        <w:tab/>
      </w:r>
      <w:r>
        <w:fldChar w:fldCharType="begin"/>
      </w:r>
      <w:r>
        <w:instrText xml:space="preserve"> PAGEREF _Ref434489493 \h </w:instrText>
      </w:r>
      <w:r>
        <w:fldChar w:fldCharType="separate"/>
      </w:r>
      <w:r w:rsidR="00091E10">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91E10">
        <w:t>The Doxology for Abba Noub</w:t>
      </w:r>
      <w:r>
        <w:fldChar w:fldCharType="end"/>
      </w:r>
      <w:r>
        <w:tab/>
      </w:r>
      <w:r>
        <w:fldChar w:fldCharType="begin"/>
      </w:r>
      <w:r>
        <w:instrText xml:space="preserve"> PAGEREF _Ref434489534 \h </w:instrText>
      </w:r>
      <w:r>
        <w:fldChar w:fldCharType="separate"/>
      </w:r>
      <w:r w:rsidR="00091E10">
        <w:rPr>
          <w:noProof/>
        </w:rPr>
        <w:t>835</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091E10">
        <w:t>The Doxology for St. Victor</w:t>
      </w:r>
      <w:r>
        <w:fldChar w:fldCharType="end"/>
      </w:r>
      <w:r>
        <w:tab/>
      </w:r>
      <w:r>
        <w:fldChar w:fldCharType="begin"/>
      </w:r>
      <w:r>
        <w:instrText xml:space="preserve"> PAGEREF _Ref434489590 \h </w:instrText>
      </w:r>
      <w:r>
        <w:fldChar w:fldCharType="separate"/>
      </w:r>
      <w:r w:rsidR="00091E10">
        <w:rPr>
          <w:noProof/>
        </w:rPr>
        <w:t>640</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091E10">
        <w:t>The Doxology for Sts. Sergius and Bacchus</w:t>
      </w:r>
      <w:r>
        <w:fldChar w:fldCharType="end"/>
      </w:r>
      <w:r>
        <w:tab/>
      </w:r>
      <w:r>
        <w:fldChar w:fldCharType="begin"/>
      </w:r>
      <w:r>
        <w:instrText xml:space="preserve"> PAGEREF _Ref434489638 \h </w:instrText>
      </w:r>
      <w:r>
        <w:fldChar w:fldCharType="separate"/>
      </w:r>
      <w:r w:rsidR="00091E10">
        <w:rPr>
          <w:noProof/>
        </w:rPr>
        <w:t>604</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91E10">
        <w:t>The Doxology for Sts. Cosmas, Damian, their Brothers and their Mother</w:t>
      </w:r>
      <w:r>
        <w:fldChar w:fldCharType="end"/>
      </w:r>
      <w:r>
        <w:tab/>
      </w:r>
      <w:r>
        <w:fldChar w:fldCharType="begin"/>
      </w:r>
      <w:r>
        <w:instrText xml:space="preserve"> PAGEREF _Ref434489688 \h </w:instrText>
      </w:r>
      <w:r>
        <w:fldChar w:fldCharType="separate"/>
      </w:r>
      <w:r w:rsidR="00091E10">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91E10">
        <w:t>The Doxology for Sts. Apakir and John</w:t>
      </w:r>
      <w:r>
        <w:fldChar w:fldCharType="end"/>
      </w:r>
      <w:r>
        <w:tab/>
      </w:r>
      <w:r>
        <w:fldChar w:fldCharType="begin"/>
      </w:r>
      <w:r>
        <w:instrText xml:space="preserve"> PAGEREF _Ref434489722 \h </w:instrText>
      </w:r>
      <w:r>
        <w:fldChar w:fldCharType="separate"/>
      </w:r>
      <w:r w:rsidR="00091E10">
        <w:rPr>
          <w:noProof/>
        </w:rPr>
        <w:t>809</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91E10">
        <w:t>The Doxology for St. Serapamon</w:t>
      </w:r>
      <w:r>
        <w:fldChar w:fldCharType="end"/>
      </w:r>
      <w:r>
        <w:tab/>
      </w:r>
      <w:r>
        <w:fldChar w:fldCharType="begin"/>
      </w:r>
      <w:r>
        <w:instrText xml:space="preserve"> PAGEREF _Ref434489794 \h </w:instrText>
      </w:r>
      <w:r>
        <w:fldChar w:fldCharType="separate"/>
      </w:r>
      <w:r w:rsidR="00091E10">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91E10">
        <w:t>The Doxology for St. Maurice and the Theban Legion</w:t>
      </w:r>
      <w:r>
        <w:fldChar w:fldCharType="end"/>
      </w:r>
      <w:r>
        <w:tab/>
      </w:r>
      <w:r>
        <w:fldChar w:fldCharType="begin"/>
      </w:r>
      <w:r>
        <w:instrText xml:space="preserve"> PAGEREF _Ref434489859 \h </w:instrText>
      </w:r>
      <w:r>
        <w:fldChar w:fldCharType="separate"/>
      </w:r>
      <w:r w:rsidR="00091E10">
        <w:rPr>
          <w:noProof/>
        </w:rPr>
        <w:t>590</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91E10">
        <w:t>Another Doxology of St. Maurice</w:t>
      </w:r>
      <w:r>
        <w:fldChar w:fldCharType="end"/>
      </w:r>
      <w:r>
        <w:tab/>
      </w:r>
      <w:r>
        <w:fldChar w:fldCharType="begin"/>
      </w:r>
      <w:r>
        <w:instrText xml:space="preserve"> PAGEREF _Ref434489873 \h </w:instrText>
      </w:r>
      <w:r>
        <w:fldChar w:fldCharType="separate"/>
      </w:r>
      <w:r w:rsidR="00091E10">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91E10">
        <w:t>The Doxology for St. George of Zahim</w:t>
      </w:r>
      <w:r>
        <w:fldChar w:fldCharType="end"/>
      </w:r>
      <w:r>
        <w:tab/>
      </w:r>
      <w:r>
        <w:fldChar w:fldCharType="begin"/>
      </w:r>
      <w:r>
        <w:instrText xml:space="preserve"> PAGEREF _Ref434489925 \h </w:instrText>
      </w:r>
      <w:r>
        <w:fldChar w:fldCharType="separate"/>
      </w:r>
      <w:r w:rsidR="00091E10">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91E10">
        <w:t>The Doxology of St. Demiana</w:t>
      </w:r>
      <w:r>
        <w:fldChar w:fldCharType="end"/>
      </w:r>
      <w:r>
        <w:tab/>
      </w:r>
      <w:r>
        <w:fldChar w:fldCharType="begin"/>
      </w:r>
      <w:r>
        <w:instrText xml:space="preserve"> PAGEREF _Ref434490082 \h </w:instrText>
      </w:r>
      <w:r>
        <w:fldChar w:fldCharType="separate"/>
      </w:r>
      <w:r w:rsidR="00091E10">
        <w:rPr>
          <w:noProof/>
        </w:rPr>
        <w:t>550</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91E10">
        <w:t>Another Doxology of St. Demiana</w:t>
      </w:r>
      <w:r>
        <w:fldChar w:fldCharType="end"/>
      </w:r>
      <w:r>
        <w:tab/>
      </w:r>
      <w:r>
        <w:fldChar w:fldCharType="begin"/>
      </w:r>
      <w:r>
        <w:instrText xml:space="preserve"> PAGEREF _Ref434490124 \h </w:instrText>
      </w:r>
      <w:r>
        <w:fldChar w:fldCharType="separate"/>
      </w:r>
      <w:r w:rsidR="00091E10">
        <w:rPr>
          <w:noProof/>
        </w:rPr>
        <w:t>744</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91E10">
        <w:t>The Doxology for Sts. Barbara and Juliana</w:t>
      </w:r>
      <w:r>
        <w:fldChar w:fldCharType="end"/>
      </w:r>
      <w:r>
        <w:tab/>
      </w:r>
      <w:r>
        <w:fldChar w:fldCharType="begin"/>
      </w:r>
      <w:r>
        <w:instrText xml:space="preserve"> PAGEREF _Ref434490169 \h </w:instrText>
      </w:r>
      <w:r>
        <w:fldChar w:fldCharType="separate"/>
      </w:r>
      <w:r w:rsidR="00091E10">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91E10">
        <w:t>The Doxology for St. Marina</w:t>
      </w:r>
      <w:r>
        <w:fldChar w:fldCharType="end"/>
      </w:r>
      <w:r>
        <w:tab/>
      </w:r>
      <w:r>
        <w:fldChar w:fldCharType="begin"/>
      </w:r>
      <w:r>
        <w:instrText xml:space="preserve"> PAGEREF _Ref434490204 \h </w:instrText>
      </w:r>
      <w:r>
        <w:fldChar w:fldCharType="separate"/>
      </w:r>
      <w:r w:rsidR="00091E10">
        <w:rPr>
          <w:noProof/>
        </w:rPr>
        <w:t>834</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91E10">
        <w:t>The Doxology for St. Rebecca and her Children</w:t>
      </w:r>
      <w:r>
        <w:fldChar w:fldCharType="end"/>
      </w:r>
      <w:r>
        <w:tab/>
      </w:r>
      <w:r>
        <w:fldChar w:fldCharType="begin"/>
      </w:r>
      <w:r>
        <w:instrText xml:space="preserve"> PAGEREF _Ref434490258 \h </w:instrText>
      </w:r>
      <w:r>
        <w:fldChar w:fldCharType="separate"/>
      </w:r>
      <w:r w:rsidR="00091E10">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91E10">
        <w:t>The Doxology of the Martyrs</w:t>
      </w:r>
      <w:r>
        <w:fldChar w:fldCharType="end"/>
      </w:r>
      <w:r>
        <w:tab/>
      </w:r>
      <w:r>
        <w:fldChar w:fldCharType="begin"/>
      </w:r>
      <w:r>
        <w:instrText xml:space="preserve"> PAGEREF _Ref434489950 \h </w:instrText>
      </w:r>
      <w:r>
        <w:fldChar w:fldCharType="separate"/>
      </w:r>
      <w:r w:rsidR="00091E10">
        <w:rPr>
          <w:noProof/>
        </w:rPr>
        <w:t>552</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91E10">
        <w:t>The Doxology for St. Anthony the Great</w:t>
      </w:r>
      <w:r>
        <w:fldChar w:fldCharType="end"/>
      </w:r>
      <w:r>
        <w:tab/>
      </w:r>
      <w:r>
        <w:fldChar w:fldCharType="begin"/>
      </w:r>
      <w:r>
        <w:instrText xml:space="preserve"> PAGEREF _Ref434490340 \h </w:instrText>
      </w:r>
      <w:r>
        <w:fldChar w:fldCharType="separate"/>
      </w:r>
      <w:r w:rsidR="00091E10">
        <w:rPr>
          <w:noProof/>
        </w:rPr>
        <w:t>748</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91E10">
        <w:t>The Doxology for St. Paul the Anchorite</w:t>
      </w:r>
      <w:r>
        <w:fldChar w:fldCharType="end"/>
      </w:r>
      <w:r>
        <w:tab/>
      </w:r>
      <w:r>
        <w:fldChar w:fldCharType="begin"/>
      </w:r>
      <w:r>
        <w:instrText xml:space="preserve"> PAGEREF _Ref434490368 \h </w:instrText>
      </w:r>
      <w:r>
        <w:fldChar w:fldCharType="separate"/>
      </w:r>
      <w:r w:rsidR="00091E10">
        <w:rPr>
          <w:noProof/>
        </w:rPr>
        <w:t>750</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91E10">
        <w:t>The Doxology of St. Anthony and St. Paul</w:t>
      </w:r>
      <w:r>
        <w:fldChar w:fldCharType="end"/>
      </w:r>
      <w:r>
        <w:tab/>
      </w:r>
      <w:r>
        <w:fldChar w:fldCharType="begin"/>
      </w:r>
      <w:r>
        <w:instrText xml:space="preserve"> PAGEREF _Ref434490311 \h </w:instrText>
      </w:r>
      <w:r>
        <w:fldChar w:fldCharType="separate"/>
      </w:r>
      <w:r w:rsidR="00091E10">
        <w:rPr>
          <w:noProof/>
        </w:rPr>
        <w:t>557</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91E10">
        <w:rPr>
          <w:lang w:val="en-US"/>
        </w:rPr>
        <w:t>The Doxology for St. Pishoy</w:t>
      </w:r>
      <w:r>
        <w:fldChar w:fldCharType="end"/>
      </w:r>
      <w:r>
        <w:tab/>
      </w:r>
      <w:r>
        <w:fldChar w:fldCharType="begin"/>
      </w:r>
      <w:r>
        <w:instrText xml:space="preserve"> PAGEREF _Ref434490783 \h </w:instrText>
      </w:r>
      <w:r>
        <w:fldChar w:fldCharType="separate"/>
      </w:r>
      <w:r w:rsidR="00091E10">
        <w:rPr>
          <w:noProof/>
        </w:rPr>
        <w:t>830</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91E10">
        <w:t>The Doxology of St. Pishoy and St. Paul of Tammah</w:t>
      </w:r>
      <w:r>
        <w:fldChar w:fldCharType="end"/>
      </w:r>
      <w:r>
        <w:tab/>
      </w:r>
      <w:r>
        <w:fldChar w:fldCharType="begin"/>
      </w:r>
      <w:r>
        <w:instrText xml:space="preserve"> PAGEREF _Ref434490826 \h </w:instrText>
      </w:r>
      <w:r>
        <w:fldChar w:fldCharType="separate"/>
      </w:r>
      <w:r w:rsidR="00091E10">
        <w:rPr>
          <w:noProof/>
        </w:rPr>
        <w:t>558</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91E10">
        <w:t>The Doxology of St. Macarius the Great</w:t>
      </w:r>
      <w:r>
        <w:fldChar w:fldCharType="end"/>
      </w:r>
      <w:r>
        <w:tab/>
      </w:r>
      <w:r>
        <w:fldChar w:fldCharType="begin"/>
      </w:r>
      <w:r>
        <w:instrText xml:space="preserve"> PAGEREF _Ref434490507 \h </w:instrText>
      </w:r>
      <w:r>
        <w:fldChar w:fldCharType="separate"/>
      </w:r>
      <w:r w:rsidR="00091E10">
        <w:rPr>
          <w:noProof/>
        </w:rPr>
        <w:t>758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91E10">
        <w:t>Another Doxology of St. Macarius the Great</w:t>
      </w:r>
      <w:r>
        <w:fldChar w:fldCharType="end"/>
      </w:r>
      <w:r>
        <w:tab/>
      </w:r>
      <w:r>
        <w:fldChar w:fldCharType="begin"/>
      </w:r>
      <w:r>
        <w:instrText xml:space="preserve"> PAGEREF _Ref434490525 \h </w:instrText>
      </w:r>
      <w:r>
        <w:fldChar w:fldCharType="separate"/>
      </w:r>
      <w:r w:rsidR="00091E10">
        <w:rPr>
          <w:noProof/>
        </w:rPr>
        <w:t>759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91E10">
        <w:t>Another Doxology of St. Macarius the Great</w:t>
      </w:r>
      <w:r>
        <w:fldChar w:fldCharType="end"/>
      </w:r>
      <w:r>
        <w:tab/>
      </w:r>
      <w:r>
        <w:fldChar w:fldCharType="begin"/>
      </w:r>
      <w:r>
        <w:instrText xml:space="preserve"> PAGEREF _Ref434490542 \h </w:instrText>
      </w:r>
      <w:r>
        <w:fldChar w:fldCharType="separate"/>
      </w:r>
      <w:r w:rsidR="00091E10">
        <w:rPr>
          <w:noProof/>
        </w:rPr>
        <w:t>760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91E10">
        <w:t>The Doxology for St. Macarius of Alexandria, the Presbyter</w:t>
      </w:r>
      <w:r>
        <w:fldChar w:fldCharType="end"/>
      </w:r>
      <w:r>
        <w:tab/>
      </w:r>
      <w:r>
        <w:fldChar w:fldCharType="begin"/>
      </w:r>
      <w:r>
        <w:instrText xml:space="preserve"> PAGEREF _Ref434490596 \h </w:instrText>
      </w:r>
      <w:r>
        <w:fldChar w:fldCharType="separate"/>
      </w:r>
      <w:r w:rsidR="00091E10">
        <w:rPr>
          <w:noProof/>
        </w:rPr>
        <w:t>778</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91E10">
        <w:t>The Doxology for St. Macarius the Bishop of Edkow</w:t>
      </w:r>
      <w:r>
        <w:fldChar w:fldCharType="end"/>
      </w:r>
      <w:r>
        <w:tab/>
      </w:r>
      <w:r>
        <w:fldChar w:fldCharType="begin"/>
      </w:r>
      <w:r>
        <w:instrText xml:space="preserve"> PAGEREF _Ref434490474 \h </w:instrText>
      </w:r>
      <w:r>
        <w:fldChar w:fldCharType="separate"/>
      </w:r>
      <w:r w:rsidR="00091E10">
        <w:rPr>
          <w:noProof/>
        </w:rPr>
        <w:t>609</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91E10">
        <w:t>The Doxology for St. John the Short</w:t>
      </w:r>
      <w:r>
        <w:fldChar w:fldCharType="end"/>
      </w:r>
      <w:r>
        <w:tab/>
      </w:r>
      <w:r>
        <w:fldChar w:fldCharType="begin"/>
      </w:r>
      <w:r>
        <w:instrText xml:space="preserve"> PAGEREF _Ref434490715 \h </w:instrText>
      </w:r>
      <w:r>
        <w:fldChar w:fldCharType="separate"/>
      </w:r>
      <w:r w:rsidR="00091E10">
        <w:rPr>
          <w:noProof/>
        </w:rPr>
        <w:t>606</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91E10">
        <w:t>The Doxology for St. Thomas the Anchorite</w:t>
      </w:r>
      <w:r>
        <w:fldChar w:fldCharType="end"/>
      </w:r>
      <w:r>
        <w:tab/>
      </w:r>
      <w:r>
        <w:fldChar w:fldCharType="begin"/>
      </w:r>
      <w:r>
        <w:instrText xml:space="preserve"> PAGEREF _Ref434490403 \h </w:instrText>
      </w:r>
      <w:r>
        <w:fldChar w:fldCharType="separate"/>
      </w:r>
      <w:r w:rsidR="00091E10">
        <w:rPr>
          <w:noProof/>
        </w:rPr>
        <w:t>795</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91E10">
        <w:t>The Doxology for St. Arsenius</w:t>
      </w:r>
      <w:r>
        <w:fldChar w:fldCharType="end"/>
      </w:r>
      <w:r>
        <w:tab/>
      </w:r>
      <w:r>
        <w:fldChar w:fldCharType="begin"/>
      </w:r>
      <w:r>
        <w:instrText xml:space="preserve"> PAGEREF _Ref434490892 \h </w:instrText>
      </w:r>
      <w:r>
        <w:fldChar w:fldCharType="separate"/>
      </w:r>
      <w:r w:rsidR="00091E10">
        <w:rPr>
          <w:noProof/>
        </w:rPr>
        <w:t>782</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91E10">
        <w:t>The Doxology for Sts. Maximus and Dometius</w:t>
      </w:r>
      <w:r>
        <w:fldChar w:fldCharType="end"/>
      </w:r>
      <w:r>
        <w:tab/>
      </w:r>
      <w:r>
        <w:fldChar w:fldCharType="begin"/>
      </w:r>
      <w:r>
        <w:instrText xml:space="preserve"> PAGEREF _Ref434490957 \h </w:instrText>
      </w:r>
      <w:r>
        <w:fldChar w:fldCharType="separate"/>
      </w:r>
      <w:r w:rsidR="00091E10">
        <w:rPr>
          <w:noProof/>
        </w:rPr>
        <w:t>746</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91E10" w:rsidRPr="00091E10">
        <w:t>The Doxology for the Strong St. Moses</w:t>
      </w:r>
      <w:r>
        <w:fldChar w:fldCharType="end"/>
      </w:r>
      <w:r>
        <w:tab/>
      </w:r>
      <w:r>
        <w:fldChar w:fldCharType="begin"/>
      </w:r>
      <w:r>
        <w:instrText xml:space="preserve"> PAGEREF _Ref434491006 \h </w:instrText>
      </w:r>
      <w:r>
        <w:fldChar w:fldCharType="separate"/>
      </w:r>
      <w:r w:rsidR="00091E10">
        <w:rPr>
          <w:noProof/>
        </w:rPr>
        <w:t>812</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91E10">
        <w:t>The Doxology for St. John Kami</w:t>
      </w:r>
      <w:r>
        <w:fldChar w:fldCharType="end"/>
      </w:r>
      <w:r>
        <w:tab/>
      </w:r>
      <w:r>
        <w:fldChar w:fldCharType="begin"/>
      </w:r>
      <w:r>
        <w:instrText xml:space="preserve"> PAGEREF _Ref434491108 \h </w:instrText>
      </w:r>
      <w:r>
        <w:fldChar w:fldCharType="separate"/>
      </w:r>
      <w:r w:rsidR="00091E10">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91E10">
        <w:t>The Doxology for St. Pachomius</w:t>
      </w:r>
      <w:r>
        <w:fldChar w:fldCharType="end"/>
      </w:r>
      <w:r>
        <w:tab/>
      </w:r>
      <w:r>
        <w:fldChar w:fldCharType="begin"/>
      </w:r>
      <w:r>
        <w:instrText xml:space="preserve"> PAGEREF _Ref434491150 \h </w:instrText>
      </w:r>
      <w:r>
        <w:fldChar w:fldCharType="separate"/>
      </w:r>
      <w:r w:rsidR="00091E10">
        <w:rPr>
          <w:noProof/>
        </w:rPr>
        <w:t>783</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91E10">
        <w:rPr>
          <w:lang w:val="en-US"/>
        </w:rPr>
        <w:t>The Doxology for St. Shenoute</w:t>
      </w:r>
      <w:r>
        <w:fldChar w:fldCharType="end"/>
      </w:r>
      <w:r>
        <w:tab/>
      </w:r>
      <w:r>
        <w:fldChar w:fldCharType="begin"/>
      </w:r>
      <w:r>
        <w:instrText xml:space="preserve"> PAGEREF _Ref434491186 \h </w:instrText>
      </w:r>
      <w:r>
        <w:fldChar w:fldCharType="separate"/>
      </w:r>
      <w:r w:rsidR="00091E10">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91E10">
        <w:rPr>
          <w:lang w:val="en-US"/>
        </w:rPr>
        <w:t>A Doxology for St. Besa</w:t>
      </w:r>
      <w:r>
        <w:fldChar w:fldCharType="end"/>
      </w:r>
      <w:r>
        <w:tab/>
      </w:r>
      <w:r>
        <w:fldChar w:fldCharType="begin"/>
      </w:r>
      <w:r>
        <w:instrText xml:space="preserve"> PAGEREF _Ref434491207 \h </w:instrText>
      </w:r>
      <w:r>
        <w:fldChar w:fldCharType="separate"/>
      </w:r>
      <w:r w:rsidR="00091E10">
        <w:rPr>
          <w:noProof/>
        </w:rPr>
        <w:t>829</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91E10">
        <w:t>The Doxology for Sts. Apollo and Apip</w:t>
      </w:r>
      <w:r>
        <w:fldChar w:fldCharType="end"/>
      </w:r>
      <w:r>
        <w:tab/>
      </w:r>
      <w:r>
        <w:fldChar w:fldCharType="begin"/>
      </w:r>
      <w:r>
        <w:instrText xml:space="preserve"> PAGEREF _Ref434492837 \h </w:instrText>
      </w:r>
      <w:r>
        <w:fldChar w:fldCharType="separate"/>
      </w:r>
      <w:r w:rsidR="00091E10">
        <w:rPr>
          <w:noProof/>
        </w:rPr>
        <w:t>608</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91E10">
        <w:t>The Doxology for St. Samuel the Confessor</w:t>
      </w:r>
      <w:r>
        <w:fldChar w:fldCharType="end"/>
      </w:r>
      <w:r>
        <w:tab/>
      </w:r>
      <w:r>
        <w:fldChar w:fldCharType="begin"/>
      </w:r>
      <w:r>
        <w:instrText xml:space="preserve"> PAGEREF _Ref434491260 \h </w:instrText>
      </w:r>
      <w:r>
        <w:fldChar w:fldCharType="separate"/>
      </w:r>
      <w:r w:rsidR="00091E10">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91E10">
        <w:t>The Doxology for St. Parsouma</w:t>
      </w:r>
      <w:r>
        <w:fldChar w:fldCharType="end"/>
      </w:r>
      <w:r>
        <w:tab/>
      </w:r>
      <w:r>
        <w:fldChar w:fldCharType="begin"/>
      </w:r>
      <w:r>
        <w:instrText xml:space="preserve"> PAGEREF _Ref434491294 \h </w:instrText>
      </w:r>
      <w:r>
        <w:fldChar w:fldCharType="separate"/>
      </w:r>
      <w:r w:rsidR="00091E10">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91E10">
        <w:t>The Doxology for St. Teji (Reweiss)</w:t>
      </w:r>
      <w:r>
        <w:fldChar w:fldCharType="end"/>
      </w:r>
      <w:r>
        <w:tab/>
      </w:r>
      <w:r>
        <w:fldChar w:fldCharType="begin"/>
      </w:r>
      <w:r>
        <w:instrText xml:space="preserve"> PAGEREF _Ref434491337 \h </w:instrText>
      </w:r>
      <w:r>
        <w:fldChar w:fldCharType="separate"/>
      </w:r>
      <w:r w:rsidR="00091E10">
        <w:rPr>
          <w:noProof/>
        </w:rPr>
        <w:t>607</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91E10">
        <w:t>The Doxology for St. Pashnouni</w:t>
      </w:r>
      <w:r>
        <w:fldChar w:fldCharType="end"/>
      </w:r>
      <w:r>
        <w:tab/>
      </w:r>
      <w:r>
        <w:fldChar w:fldCharType="begin"/>
      </w:r>
      <w:r>
        <w:instrText xml:space="preserve"> PAGEREF _Ref434491429 \h </w:instrText>
      </w:r>
      <w:r>
        <w:fldChar w:fldCharType="separate"/>
      </w:r>
      <w:r w:rsidR="00091E10">
        <w:rPr>
          <w:noProof/>
        </w:rPr>
        <w:t>794</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91E10">
        <w:t>The Doxology for St. Verena</w:t>
      </w:r>
      <w:r>
        <w:fldChar w:fldCharType="end"/>
      </w:r>
      <w:r>
        <w:tab/>
      </w:r>
      <w:r>
        <w:fldChar w:fldCharType="begin"/>
      </w:r>
      <w:r>
        <w:instrText xml:space="preserve"> PAGEREF _Ref434490285 \h </w:instrText>
      </w:r>
      <w:r>
        <w:fldChar w:fldCharType="separate"/>
      </w:r>
      <w:r w:rsidR="00091E10">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91E10">
        <w:t>The Doxology for St. Mary of Egypt</w:t>
      </w:r>
      <w:r>
        <w:fldChar w:fldCharType="end"/>
      </w:r>
      <w:r>
        <w:tab/>
      </w:r>
      <w:r>
        <w:fldChar w:fldCharType="begin"/>
      </w:r>
      <w:r>
        <w:instrText xml:space="preserve"> PAGEREF _Ref434491512 \h </w:instrText>
      </w:r>
      <w:r>
        <w:fldChar w:fldCharType="separate"/>
      </w:r>
      <w:r w:rsidR="00091E10">
        <w:rPr>
          <w:noProof/>
        </w:rPr>
        <w:t>773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91E10">
        <w:t>The Doxology of St. Athanasius the Apostolic</w:t>
      </w:r>
      <w:r>
        <w:fldChar w:fldCharType="end"/>
      </w:r>
      <w:r>
        <w:tab/>
      </w:r>
      <w:r>
        <w:fldChar w:fldCharType="begin"/>
      </w:r>
      <w:r>
        <w:instrText xml:space="preserve"> PAGEREF _Ref434492161 \h </w:instrText>
      </w:r>
      <w:r>
        <w:fldChar w:fldCharType="separate"/>
      </w:r>
      <w:r w:rsidR="00091E10">
        <w:rPr>
          <w:noProof/>
        </w:rPr>
        <w:t>559</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91E10">
        <w:t>The Doxology for St. Athanasius the Apostolic</w:t>
      </w:r>
      <w:r>
        <w:fldChar w:fldCharType="end"/>
      </w:r>
      <w:r>
        <w:tab/>
      </w:r>
      <w:r>
        <w:fldChar w:fldCharType="begin"/>
      </w:r>
      <w:r>
        <w:instrText xml:space="preserve"> PAGEREF _Ref434492183 \h </w:instrText>
      </w:r>
      <w:r>
        <w:fldChar w:fldCharType="separate"/>
      </w:r>
      <w:r w:rsidR="00091E10">
        <w:rPr>
          <w:noProof/>
        </w:rPr>
        <w:t>778</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91E10">
        <w:t>Another Doxology for St. Athanasius the Apostolic</w:t>
      </w:r>
      <w:r>
        <w:fldChar w:fldCharType="end"/>
      </w:r>
      <w:r>
        <w:tab/>
      </w:r>
      <w:r>
        <w:fldChar w:fldCharType="begin"/>
      </w:r>
      <w:r>
        <w:instrText xml:space="preserve"> PAGEREF _Ref434492196 \h </w:instrText>
      </w:r>
      <w:r>
        <w:fldChar w:fldCharType="separate"/>
      </w:r>
      <w:r w:rsidR="00091E10">
        <w:rPr>
          <w:noProof/>
        </w:rPr>
        <w:t>780</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91E10">
        <w:t>The Doxology for St. Severus</w:t>
      </w:r>
      <w:r>
        <w:fldChar w:fldCharType="end"/>
      </w:r>
      <w:r>
        <w:tab/>
      </w:r>
      <w:r>
        <w:fldChar w:fldCharType="begin"/>
      </w:r>
      <w:r>
        <w:instrText xml:space="preserve"> PAGEREF _Ref434492249 \h </w:instrText>
      </w:r>
      <w:r>
        <w:fldChar w:fldCharType="separate"/>
      </w:r>
      <w:r w:rsidR="00091E10">
        <w:rPr>
          <w:noProof/>
        </w:rPr>
        <w:t>602</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91E10">
        <w:t>The Doxology for St. Takle Haymanot</w:t>
      </w:r>
      <w:r>
        <w:fldChar w:fldCharType="end"/>
      </w:r>
      <w:r>
        <w:tab/>
      </w:r>
      <w:r>
        <w:fldChar w:fldCharType="begin"/>
      </w:r>
      <w:r>
        <w:instrText xml:space="preserve"> PAGEREF _Ref434492302 \h </w:instrText>
      </w:r>
      <w:r>
        <w:fldChar w:fldCharType="separate"/>
      </w:r>
      <w:r w:rsidR="00091E10">
        <w:rPr>
          <w:noProof/>
        </w:rPr>
        <w:t>858</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rsidR="00091E10">
        <w:t>The Doxology of St. Simon the Tanner</w:t>
      </w:r>
      <w:r>
        <w:fldChar w:fldCharType="end"/>
      </w:r>
      <w:r>
        <w:tab/>
      </w:r>
      <w:r>
        <w:fldChar w:fldCharType="begin"/>
      </w:r>
      <w:r>
        <w:instrText xml:space="preserve"> PAGEREF _Ref434492343 \h </w:instrText>
      </w:r>
      <w:r>
        <w:fldChar w:fldCharType="separate"/>
      </w:r>
      <w:r w:rsidR="00091E10">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91E10">
        <w:t>The Doxology for St. Cyril VI</w:t>
      </w:r>
      <w:r>
        <w:fldChar w:fldCharType="end"/>
      </w:r>
      <w:r>
        <w:tab/>
      </w:r>
      <w:r>
        <w:fldChar w:fldCharType="begin"/>
      </w:r>
      <w:r>
        <w:instrText xml:space="preserve"> PAGEREF _Ref434492506 \h </w:instrText>
      </w:r>
      <w:r>
        <w:fldChar w:fldCharType="separate"/>
      </w:r>
      <w:r w:rsidR="00091E10">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91E10">
        <w:t>The Doxology for St. Abraam of Fayyoum</w:t>
      </w:r>
      <w:r>
        <w:fldChar w:fldCharType="end"/>
      </w:r>
      <w:r>
        <w:tab/>
      </w:r>
      <w:r>
        <w:fldChar w:fldCharType="begin"/>
      </w:r>
      <w:r>
        <w:instrText xml:space="preserve"> PAGEREF _Ref434492469 \h </w:instrText>
      </w:r>
      <w:r>
        <w:fldChar w:fldCharType="separate"/>
      </w:r>
      <w:r w:rsidR="00091E10">
        <w:rPr>
          <w:noProof/>
        </w:rPr>
        <w:t>797</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91E10">
        <w:t>The Doxology for St. Chad of Mercia</w:t>
      </w:r>
      <w:r>
        <w:fldChar w:fldCharType="end"/>
      </w:r>
      <w:r>
        <w:tab/>
      </w:r>
      <w:r>
        <w:fldChar w:fldCharType="begin"/>
      </w:r>
      <w:r>
        <w:instrText xml:space="preserve"> PAGEREF _Ref434492702 \h </w:instrText>
      </w:r>
      <w:r>
        <w:fldChar w:fldCharType="separate"/>
      </w:r>
      <w:r w:rsidR="00091E10">
        <w:rPr>
          <w:noProof/>
        </w:rPr>
        <w:t>756</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91E10">
        <w:t>The Doxology for the Patriarchs: Abraham, Isaac, and Jacob</w:t>
      </w:r>
      <w:r>
        <w:fldChar w:fldCharType="end"/>
      </w:r>
      <w:r>
        <w:tab/>
      </w:r>
      <w:r>
        <w:fldChar w:fldCharType="begin"/>
      </w:r>
      <w:r>
        <w:instrText xml:space="preserve"> PAGEREF _Ref434492413 \h </w:instrText>
      </w:r>
      <w:r>
        <w:fldChar w:fldCharType="separate"/>
      </w:r>
      <w:r w:rsidR="00091E10">
        <w:rPr>
          <w:noProof/>
        </w:rPr>
        <w:t>859</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91E10">
        <w:t>The Doxology of the Cross Bearers</w:t>
      </w:r>
      <w:r>
        <w:fldChar w:fldCharType="end"/>
      </w:r>
      <w:r>
        <w:tab/>
      </w:r>
      <w:r>
        <w:fldChar w:fldCharType="begin"/>
      </w:r>
      <w:r>
        <w:instrText xml:space="preserve"> PAGEREF _Ref434492536 \h </w:instrText>
      </w:r>
      <w:r>
        <w:fldChar w:fldCharType="separate"/>
      </w:r>
      <w:r w:rsidR="00091E10">
        <w:rPr>
          <w:noProof/>
        </w:rPr>
        <w:t>560</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91E10">
        <w:t>The Doxology for a Hierarch Who is Present</w:t>
      </w:r>
      <w:r>
        <w:fldChar w:fldCharType="end"/>
      </w:r>
      <w:r>
        <w:tab/>
      </w:r>
      <w:r>
        <w:fldChar w:fldCharType="begin"/>
      </w:r>
      <w:r>
        <w:instrText xml:space="preserve"> PAGEREF _Ref434492645 \h </w:instrText>
      </w:r>
      <w:r>
        <w:fldChar w:fldCharType="separate"/>
      </w:r>
      <w:r w:rsidR="00091E10">
        <w:rPr>
          <w:noProof/>
        </w:rPr>
        <w:t>561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Windows User" w:date="2015-10-30T08:56:00Z" w:initials="WU">
    <w:p w14:paraId="5BC240C8" w14:textId="77777777" w:rsidR="00FA5B8C" w:rsidRDefault="00FA5B8C">
      <w:pPr>
        <w:pStyle w:val="CommentText"/>
      </w:pPr>
      <w:r>
        <w:rPr>
          <w:rStyle w:val="CommentReference"/>
        </w:rPr>
        <w:annotationRef/>
      </w:r>
      <w:r>
        <w:t>Add notes where to insert Doxology of Prime… And Vespers Prase?</w:t>
      </w:r>
    </w:p>
  </w:comment>
  <w:comment w:id="58" w:author="Windows User" w:date="2015-10-30T08:56:00Z" w:initials="WU">
    <w:p w14:paraId="463C28D3" w14:textId="77777777" w:rsidR="00FA5B8C" w:rsidRDefault="00FA5B8C" w:rsidP="0043158C">
      <w:pPr>
        <w:pStyle w:val="CommentText"/>
      </w:pPr>
      <w:r>
        <w:rPr>
          <w:rStyle w:val="CommentReference"/>
        </w:rPr>
        <w:annotationRef/>
      </w:r>
      <w:r>
        <w:t>May He or that He may</w:t>
      </w:r>
    </w:p>
  </w:comment>
  <w:comment w:id="60" w:author="Windows User" w:date="2015-10-30T08:56:00Z" w:initials="BS">
    <w:p w14:paraId="0CF6FD46" w14:textId="77777777" w:rsidR="00FA5B8C" w:rsidRDefault="00FA5B8C">
      <w:pPr>
        <w:pStyle w:val="CommentText"/>
      </w:pPr>
      <w:r>
        <w:rPr>
          <w:rStyle w:val="CommentReference"/>
        </w:rPr>
        <w:annotationRef/>
      </w:r>
      <w:r>
        <w:t>protopresbyters?</w:t>
      </w:r>
    </w:p>
  </w:comment>
  <w:comment w:id="61" w:author="Windows User" w:date="2015-10-30T08:56:00Z" w:initials="BS">
    <w:p w14:paraId="7A5F1901" w14:textId="77777777" w:rsidR="00FA5B8C" w:rsidRDefault="00FA5B8C">
      <w:pPr>
        <w:pStyle w:val="CommentText"/>
      </w:pPr>
      <w:r>
        <w:rPr>
          <w:rStyle w:val="CommentReference"/>
        </w:rPr>
        <w:annotationRef/>
      </w:r>
      <w:r>
        <w:t>those who?</w:t>
      </w:r>
    </w:p>
  </w:comment>
  <w:comment w:id="62" w:author="Windows User" w:date="2015-10-30T08:56:00Z" w:initials="BS">
    <w:p w14:paraId="2D4F2C82" w14:textId="77777777" w:rsidR="00FA5B8C" w:rsidRDefault="00FA5B8C">
      <w:pPr>
        <w:pStyle w:val="CommentText"/>
      </w:pPr>
      <w:r>
        <w:rPr>
          <w:rStyle w:val="CommentReference"/>
        </w:rPr>
        <w:annotationRef/>
      </w:r>
      <w:r>
        <w:t>Yourself?</w:t>
      </w:r>
    </w:p>
  </w:comment>
  <w:comment w:id="71" w:author="Windows User" w:date="2015-10-30T08:56:00Z" w:initials="WU">
    <w:p w14:paraId="18EFFA71" w14:textId="77777777" w:rsidR="00FA5B8C" w:rsidRDefault="00FA5B8C">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FA5B8C" w:rsidRDefault="00FA5B8C">
      <w:pPr>
        <w:pStyle w:val="CommentText"/>
      </w:pPr>
      <w:r>
        <w:rPr>
          <w:rStyle w:val="CommentReference"/>
        </w:rPr>
        <w:annotationRef/>
      </w:r>
      <w:r>
        <w:t>Good News or Glad Tidings?</w:t>
      </w:r>
    </w:p>
  </w:comment>
  <w:comment w:id="73" w:author="Windows User" w:date="2015-10-30T08:56:00Z" w:initials="WU">
    <w:p w14:paraId="23EACE51" w14:textId="77777777" w:rsidR="00FA5B8C" w:rsidRDefault="00FA5B8C">
      <w:pPr>
        <w:pStyle w:val="CommentText"/>
      </w:pPr>
      <w:r>
        <w:rPr>
          <w:rStyle w:val="CommentReference"/>
        </w:rPr>
        <w:annotationRef/>
      </w:r>
      <w:r>
        <w:t>Which is it? Advocate or watch over us?</w:t>
      </w:r>
    </w:p>
  </w:comment>
  <w:comment w:id="74" w:author="Windows User" w:date="2015-10-30T08:56:00Z" w:initials="WU">
    <w:p w14:paraId="01F9BCCA" w14:textId="77777777" w:rsidR="00FA5B8C" w:rsidRDefault="00FA5B8C">
      <w:pPr>
        <w:pStyle w:val="CommentText"/>
      </w:pPr>
      <w:r>
        <w:rPr>
          <w:rStyle w:val="CommentReference"/>
        </w:rPr>
        <w:annotationRef/>
      </w:r>
      <w:r>
        <w:t>Coptic doesn’t seem to have “Mary”</w:t>
      </w:r>
    </w:p>
  </w:comment>
  <w:comment w:id="76" w:author="Windows User" w:date="2015-10-30T08:56:00Z" w:initials="WU">
    <w:p w14:paraId="64CC502C" w14:textId="77777777" w:rsidR="00FA5B8C" w:rsidRDefault="00FA5B8C">
      <w:pPr>
        <w:pStyle w:val="CommentText"/>
      </w:pPr>
      <w:r>
        <w:rPr>
          <w:rStyle w:val="CommentReference"/>
        </w:rPr>
        <w:annotationRef/>
      </w:r>
      <w:r>
        <w:t>Add footnote of what this is</w:t>
      </w:r>
    </w:p>
  </w:comment>
  <w:comment w:id="92" w:author="Windows User" w:date="2015-10-30T12:35:00Z" w:initials="WU">
    <w:p w14:paraId="0D2C8A12" w14:textId="77777777" w:rsidR="00FA5B8C" w:rsidRDefault="00FA5B8C">
      <w:pPr>
        <w:pStyle w:val="CommentText"/>
      </w:pPr>
      <w:r>
        <w:rPr>
          <w:rStyle w:val="CommentReference"/>
        </w:rPr>
        <w:annotationRef/>
      </w:r>
      <w:r>
        <w:t>Compare to various translations</w:t>
      </w:r>
    </w:p>
  </w:comment>
  <w:comment w:id="93" w:author="Windows User" w:date="2015-10-30T12:37:00Z" w:initials="WU">
    <w:p w14:paraId="00B9961B" w14:textId="77777777" w:rsidR="00FA5B8C" w:rsidRDefault="00FA5B8C">
      <w:pPr>
        <w:pStyle w:val="CommentText"/>
      </w:pPr>
      <w:r>
        <w:rPr>
          <w:rStyle w:val="CommentReference"/>
        </w:rPr>
        <w:annotationRef/>
      </w:r>
      <w:r>
        <w:t>Is this supposed to be doubled?</w:t>
      </w:r>
    </w:p>
  </w:comment>
  <w:comment w:id="94" w:author="Windows User" w:date="2015-10-30T08:56:00Z" w:initials="WU">
    <w:p w14:paraId="6AC03ACF" w14:textId="77777777" w:rsidR="00FA5B8C" w:rsidRDefault="00FA5B8C">
      <w:pPr>
        <w:pStyle w:val="CommentText"/>
      </w:pPr>
      <w:r>
        <w:rPr>
          <w:rStyle w:val="CommentReference"/>
        </w:rPr>
        <w:annotationRef/>
      </w:r>
      <w:r>
        <w:t>Does this go before Creed?</w:t>
      </w:r>
    </w:p>
  </w:comment>
  <w:comment w:id="96" w:author="Windows User" w:date="2015-11-06T13:03:00Z" w:initials="WU">
    <w:p w14:paraId="6B9D0F75" w14:textId="77777777" w:rsidR="00FA5B8C" w:rsidRDefault="00FA5B8C">
      <w:pPr>
        <w:pStyle w:val="CommentText"/>
      </w:pPr>
      <w:r>
        <w:rPr>
          <w:rStyle w:val="CommentReference"/>
        </w:rPr>
        <w:annotationRef/>
      </w:r>
      <w:r>
        <w:t>Coptic reader has Ps 3 here!</w:t>
      </w:r>
    </w:p>
  </w:comment>
  <w:comment w:id="109" w:author="Windows User" w:date="2015-11-02T08:54:00Z" w:initials="WU">
    <w:p w14:paraId="0366F544" w14:textId="77777777" w:rsidR="00FA5B8C" w:rsidRDefault="00FA5B8C">
      <w:pPr>
        <w:pStyle w:val="CommentText"/>
      </w:pPr>
      <w:r>
        <w:rPr>
          <w:rStyle w:val="CommentReference"/>
        </w:rPr>
        <w:annotationRef/>
      </w:r>
      <w:r>
        <w:t>Is there a phrase missing here?</w:t>
      </w:r>
    </w:p>
  </w:comment>
  <w:comment w:id="114" w:author="Windows User" w:date="2015-10-30T08:56:00Z" w:initials="WU">
    <w:p w14:paraId="1FDBEBA0" w14:textId="77777777" w:rsidR="00FA5B8C" w:rsidRDefault="00FA5B8C">
      <w:pPr>
        <w:pStyle w:val="CommentText"/>
      </w:pPr>
      <w:r>
        <w:rPr>
          <w:rStyle w:val="CommentReference"/>
        </w:rPr>
        <w:annotationRef/>
      </w:r>
      <w:r>
        <w:t>Should Glory be be here?</w:t>
      </w:r>
    </w:p>
  </w:comment>
  <w:comment w:id="118" w:author="Windows User" w:date="2015-11-02T12:45:00Z" w:initials="WU">
    <w:p w14:paraId="52EB1C43" w14:textId="77777777" w:rsidR="00FA5B8C" w:rsidRDefault="00FA5B8C">
      <w:pPr>
        <w:pStyle w:val="CommentText"/>
      </w:pPr>
      <w:r>
        <w:rPr>
          <w:rStyle w:val="CommentReference"/>
        </w:rPr>
        <w:annotationRef/>
      </w:r>
      <w:r>
        <w:t>Any argument for "Rise up" rather than arise?"</w:t>
      </w:r>
    </w:p>
  </w:comment>
  <w:comment w:id="119" w:author="Windows User" w:date="2015-10-30T08:56:00Z" w:initials="WU">
    <w:p w14:paraId="20A80697" w14:textId="77777777" w:rsidR="00FA5B8C" w:rsidRDefault="00FA5B8C">
      <w:pPr>
        <w:pStyle w:val="CommentText"/>
      </w:pPr>
      <w:r>
        <w:rPr>
          <w:rStyle w:val="CommentReference"/>
        </w:rPr>
        <w:annotationRef/>
      </w:r>
      <w:r>
        <w:t>flesh or body?</w:t>
      </w:r>
    </w:p>
  </w:comment>
  <w:comment w:id="120" w:author="Windows User" w:date="2015-10-30T08:56:00Z" w:initials="WU">
    <w:p w14:paraId="691196EF" w14:textId="77777777" w:rsidR="00FA5B8C" w:rsidRDefault="00FA5B8C">
      <w:pPr>
        <w:pStyle w:val="CommentText"/>
      </w:pPr>
      <w:r>
        <w:rPr>
          <w:rStyle w:val="CommentReference"/>
        </w:rPr>
        <w:annotationRef/>
      </w:r>
      <w:r>
        <w:t>Send up, or ascribe?</w:t>
      </w:r>
    </w:p>
  </w:comment>
  <w:comment w:id="121" w:author="Windows User" w:date="2015-10-30T08:56:00Z" w:initials="WU">
    <w:p w14:paraId="62D844FC" w14:textId="77777777" w:rsidR="00FA5B8C" w:rsidRDefault="00FA5B8C">
      <w:pPr>
        <w:pStyle w:val="CommentText"/>
      </w:pPr>
      <w:r>
        <w:rPr>
          <w:rStyle w:val="CommentReference"/>
        </w:rPr>
        <w:annotationRef/>
      </w:r>
      <w:r>
        <w:t>doxology or glorification?</w:t>
      </w:r>
    </w:p>
  </w:comment>
  <w:comment w:id="122" w:author="Windows User" w:date="2015-10-30T08:56:00Z" w:initials="WU">
    <w:p w14:paraId="1DDB628C" w14:textId="77777777" w:rsidR="00FA5B8C" w:rsidRDefault="00FA5B8C">
      <w:pPr>
        <w:pStyle w:val="CommentText"/>
      </w:pPr>
      <w:r>
        <w:rPr>
          <w:rStyle w:val="CommentReference"/>
        </w:rPr>
        <w:annotationRef/>
      </w:r>
      <w:r>
        <w:t>"Glory to you" or "Glory be to you"?</w:t>
      </w:r>
    </w:p>
  </w:comment>
  <w:comment w:id="123" w:author="Windows User" w:date="2015-10-30T08:56:00Z" w:initials="WU">
    <w:p w14:paraId="04605706" w14:textId="77777777" w:rsidR="00FA5B8C" w:rsidRDefault="00FA5B8C">
      <w:pPr>
        <w:pStyle w:val="CommentText"/>
      </w:pPr>
      <w:r>
        <w:rPr>
          <w:rStyle w:val="CommentReference"/>
        </w:rPr>
        <w:annotationRef/>
      </w:r>
      <w:r>
        <w:t>You?</w:t>
      </w:r>
    </w:p>
  </w:comment>
  <w:comment w:id="124" w:author="Windows User" w:date="2015-10-30T08:56:00Z" w:initials="WU">
    <w:p w14:paraId="7EF74390" w14:textId="77777777" w:rsidR="00FA5B8C" w:rsidRDefault="00FA5B8C">
      <w:pPr>
        <w:pStyle w:val="CommentText"/>
      </w:pPr>
      <w:r>
        <w:rPr>
          <w:rStyle w:val="CommentReference"/>
        </w:rPr>
        <w:annotationRef/>
      </w:r>
      <w:r>
        <w:t>To the Sanctuary or O you saints???</w:t>
      </w:r>
    </w:p>
  </w:comment>
  <w:comment w:id="125" w:author="Windows User" w:date="2015-10-30T08:56:00Z" w:initials="WU">
    <w:p w14:paraId="6EE7E8F7" w14:textId="77777777" w:rsidR="00FA5B8C" w:rsidRDefault="00FA5B8C">
      <w:pPr>
        <w:pStyle w:val="CommentText"/>
      </w:pPr>
      <w:r>
        <w:rPr>
          <w:rStyle w:val="CommentReference"/>
        </w:rPr>
        <w:annotationRef/>
      </w:r>
      <w:r>
        <w:t>from sounds more natural than out of. Any compelling reason to keep?</w:t>
      </w:r>
    </w:p>
  </w:comment>
  <w:comment w:id="126" w:author="Windows User" w:date="2015-10-30T08:56:00Z" w:initials="WU">
    <w:p w14:paraId="51E13D19" w14:textId="77777777" w:rsidR="00FA5B8C" w:rsidRDefault="00FA5B8C">
      <w:pPr>
        <w:pStyle w:val="CommentText"/>
      </w:pPr>
      <w:r>
        <w:rPr>
          <w:rStyle w:val="CommentReference"/>
        </w:rPr>
        <w:annotationRef/>
      </w:r>
      <w:r>
        <w:t>supplication or cry?</w:t>
      </w:r>
    </w:p>
  </w:comment>
  <w:comment w:id="127" w:author="Windows User" w:date="2015-10-30T08:56:00Z" w:initials="WU">
    <w:p w14:paraId="48F1BB2D" w14:textId="77777777" w:rsidR="00FA5B8C" w:rsidRDefault="00FA5B8C">
      <w:pPr>
        <w:pStyle w:val="CommentText"/>
      </w:pPr>
      <w:r>
        <w:rPr>
          <w:rStyle w:val="CommentReference"/>
        </w:rPr>
        <w:annotationRef/>
      </w:r>
      <w:r>
        <w:t>petition or supplication? supplication sounds much better.</w:t>
      </w:r>
    </w:p>
  </w:comment>
  <w:comment w:id="128" w:author="Windows User" w:date="2015-10-30T08:56:00Z" w:initials="WU">
    <w:p w14:paraId="7CA6980B" w14:textId="77777777" w:rsidR="00FA5B8C" w:rsidRDefault="00FA5B8C">
      <w:pPr>
        <w:pStyle w:val="CommentText"/>
      </w:pPr>
      <w:r>
        <w:rPr>
          <w:rStyle w:val="CommentReference"/>
        </w:rPr>
        <w:annotationRef/>
      </w:r>
      <w:r>
        <w:t>revive or deliver?</w:t>
      </w:r>
    </w:p>
  </w:comment>
  <w:comment w:id="129" w:author="Windows User" w:date="2015-10-30T08:56:00Z" w:initials="WU">
    <w:p w14:paraId="1E23D103" w14:textId="77777777" w:rsidR="00FA5B8C" w:rsidRDefault="00FA5B8C">
      <w:pPr>
        <w:pStyle w:val="CommentText"/>
      </w:pPr>
      <w:r>
        <w:rPr>
          <w:rStyle w:val="CommentReference"/>
        </w:rPr>
        <w:annotationRef/>
      </w:r>
      <w:r>
        <w:t>pour forth, utter, or overflow? I like the way overflow sounds more than pour forth. More natural.</w:t>
      </w:r>
    </w:p>
  </w:comment>
  <w:comment w:id="130" w:author="Windows User" w:date="2015-10-30T08:56:00Z" w:initials="WU">
    <w:p w14:paraId="5F163309" w14:textId="77777777" w:rsidR="00FA5B8C" w:rsidRDefault="00FA5B8C">
      <w:pPr>
        <w:pStyle w:val="CommentText"/>
      </w:pPr>
      <w:r>
        <w:rPr>
          <w:rStyle w:val="CommentReference"/>
        </w:rPr>
        <w:annotationRef/>
      </w:r>
      <w:r>
        <w:t>blessing or praise?</w:t>
      </w:r>
    </w:p>
  </w:comment>
  <w:comment w:id="131" w:author="Windows User" w:date="2015-10-30T08:56:00Z" w:initials="WU">
    <w:p w14:paraId="71B0BD07" w14:textId="77777777" w:rsidR="00FA5B8C" w:rsidRDefault="00FA5B8C">
      <w:pPr>
        <w:pStyle w:val="CommentText"/>
      </w:pPr>
      <w:r>
        <w:rPr>
          <w:rStyle w:val="CommentReference"/>
        </w:rPr>
        <w:annotationRef/>
      </w:r>
      <w:r>
        <w:t>respond with? respond to? speak of?</w:t>
      </w:r>
    </w:p>
  </w:comment>
  <w:comment w:id="132" w:author="Windows User" w:date="2015-10-30T08:56:00Z" w:initials="WU">
    <w:p w14:paraId="2450B0CD" w14:textId="77777777" w:rsidR="00FA5B8C" w:rsidRDefault="00FA5B8C">
      <w:pPr>
        <w:pStyle w:val="CommentText"/>
      </w:pPr>
      <w:r>
        <w:rPr>
          <w:rStyle w:val="CommentReference"/>
        </w:rPr>
        <w:annotationRef/>
      </w:r>
      <w:r>
        <w:t>rightous, true, or truth?</w:t>
      </w:r>
    </w:p>
  </w:comment>
  <w:comment w:id="133" w:author="Windows User" w:date="2015-10-30T08:56:00Z" w:initials="WU">
    <w:p w14:paraId="469B7AAB" w14:textId="77777777" w:rsidR="00FA5B8C" w:rsidRDefault="00FA5B8C">
      <w:pPr>
        <w:pStyle w:val="CommentText"/>
      </w:pPr>
      <w:r>
        <w:rPr>
          <w:rStyle w:val="CommentReference"/>
        </w:rPr>
        <w:annotationRef/>
      </w:r>
      <w:r>
        <w:t>meditation, or delight?</w:t>
      </w:r>
    </w:p>
  </w:comment>
  <w:comment w:id="134" w:author="Windows User" w:date="2015-10-30T08:56:00Z" w:initials="WU">
    <w:p w14:paraId="55BDD5ED" w14:textId="77777777" w:rsidR="00FA5B8C" w:rsidRDefault="00FA5B8C">
      <w:pPr>
        <w:pStyle w:val="CommentText"/>
      </w:pPr>
      <w:r>
        <w:rPr>
          <w:rStyle w:val="CommentReference"/>
        </w:rPr>
        <w:annotationRef/>
      </w:r>
      <w:r>
        <w:t>forever or always?</w:t>
      </w:r>
    </w:p>
  </w:comment>
  <w:comment w:id="135" w:author="Windows User" w:date="2015-10-30T08:56:00Z" w:initials="WU">
    <w:p w14:paraId="6EC4BCD6" w14:textId="77777777" w:rsidR="00FA5B8C" w:rsidRDefault="00FA5B8C">
      <w:pPr>
        <w:pStyle w:val="CommentText"/>
      </w:pPr>
      <w:r>
        <w:rPr>
          <w:rStyle w:val="CommentReference"/>
        </w:rPr>
        <w:annotationRef/>
      </w:r>
      <w:r>
        <w:t>and forever?</w:t>
      </w:r>
    </w:p>
  </w:comment>
  <w:comment w:id="136" w:author="Windows User" w:date="2015-10-30T08:56:00Z" w:initials="WU">
    <w:p w14:paraId="0C8D527C" w14:textId="77777777" w:rsidR="00FA5B8C" w:rsidRDefault="00FA5B8C">
      <w:pPr>
        <w:pStyle w:val="CommentText"/>
      </w:pPr>
      <w:r>
        <w:rPr>
          <w:rStyle w:val="CommentReference"/>
        </w:rPr>
        <w:annotationRef/>
      </w:r>
      <w:r>
        <w:t>be?</w:t>
      </w:r>
    </w:p>
  </w:comment>
  <w:comment w:id="137" w:author="Windows User" w:date="2015-10-30T08:56:00Z" w:initials="WU">
    <w:p w14:paraId="24A21286" w14:textId="77777777" w:rsidR="00FA5B8C" w:rsidRDefault="00FA5B8C">
      <w:pPr>
        <w:pStyle w:val="CommentText"/>
      </w:pPr>
      <w:r>
        <w:rPr>
          <w:rStyle w:val="CommentReference"/>
        </w:rPr>
        <w:annotationRef/>
      </w:r>
      <w:r>
        <w:t>be?</w:t>
      </w:r>
    </w:p>
  </w:comment>
  <w:comment w:id="138" w:author="Windows User" w:date="2015-10-30T08:56:00Z" w:initials="WU">
    <w:p w14:paraId="78AD7059" w14:textId="77777777" w:rsidR="00FA5B8C" w:rsidRDefault="00FA5B8C">
      <w:pPr>
        <w:pStyle w:val="CommentText"/>
      </w:pPr>
      <w:r>
        <w:rPr>
          <w:rStyle w:val="CommentReference"/>
        </w:rPr>
        <w:annotationRef/>
      </w:r>
      <w:r>
        <w:t>is the insertion of "one" after "begotten" needed in english?</w:t>
      </w:r>
    </w:p>
  </w:comment>
  <w:comment w:id="139" w:author="Windows User" w:date="2015-10-30T08:56:00Z" w:initials="WU">
    <w:p w14:paraId="30BC0616" w14:textId="77777777" w:rsidR="00FA5B8C" w:rsidRDefault="00FA5B8C">
      <w:pPr>
        <w:pStyle w:val="CommentText"/>
      </w:pPr>
      <w:r>
        <w:rPr>
          <w:rStyle w:val="CommentReference"/>
        </w:rPr>
        <w:annotationRef/>
      </w:r>
      <w:r>
        <w:t>utter or declare?</w:t>
      </w:r>
    </w:p>
  </w:comment>
  <w:comment w:id="146" w:author="Windows User" w:date="2015-10-30T08:56:00Z" w:initials="BS">
    <w:p w14:paraId="3842484B" w14:textId="77777777" w:rsidR="00FA5B8C" w:rsidRDefault="00FA5B8C">
      <w:pPr>
        <w:pStyle w:val="CommentText"/>
      </w:pPr>
      <w:r>
        <w:rPr>
          <w:rStyle w:val="CommentReference"/>
        </w:rPr>
        <w:annotationRef/>
      </w:r>
      <w:r>
        <w:t>look at? look upon? regard?</w:t>
      </w:r>
    </w:p>
  </w:comment>
  <w:comment w:id="147" w:author="Windows User" w:date="2015-10-30T08:56:00Z" w:initials="BS">
    <w:p w14:paraId="61DC37F7" w14:textId="77777777" w:rsidR="00FA5B8C" w:rsidRDefault="00FA5B8C">
      <w:pPr>
        <w:pStyle w:val="CommentText"/>
      </w:pPr>
      <w:r>
        <w:rPr>
          <w:rStyle w:val="CommentReference"/>
        </w:rPr>
        <w:annotationRef/>
      </w:r>
      <w:r>
        <w:t>no one?</w:t>
      </w:r>
    </w:p>
  </w:comment>
  <w:comment w:id="148" w:author="Windows User" w:date="2015-10-30T08:56:00Z" w:initials="BS">
    <w:p w14:paraId="585BECF3" w14:textId="77777777" w:rsidR="00FA5B8C" w:rsidRDefault="00FA5B8C">
      <w:pPr>
        <w:pStyle w:val="CommentText"/>
      </w:pPr>
      <w:r>
        <w:rPr>
          <w:rStyle w:val="CommentReference"/>
        </w:rPr>
        <w:annotationRef/>
      </w:r>
      <w:r>
        <w:t>in?</w:t>
      </w:r>
    </w:p>
    <w:p w14:paraId="599E0788" w14:textId="77777777" w:rsidR="00FA5B8C" w:rsidRDefault="00FA5B8C">
      <w:pPr>
        <w:pStyle w:val="CommentText"/>
      </w:pPr>
    </w:p>
  </w:comment>
  <w:comment w:id="149" w:author="Windows User" w:date="2015-10-30T08:56:00Z" w:initials="BS">
    <w:p w14:paraId="1E93E3C5" w14:textId="77777777" w:rsidR="00FA5B8C" w:rsidRDefault="00FA5B8C">
      <w:pPr>
        <w:pStyle w:val="CommentText"/>
      </w:pPr>
      <w:r>
        <w:rPr>
          <w:rStyle w:val="CommentReference"/>
        </w:rPr>
        <w:annotationRef/>
      </w:r>
      <w:r>
        <w:t>before?</w:t>
      </w:r>
    </w:p>
  </w:comment>
  <w:comment w:id="150" w:author="Windows User" w:date="2015-10-30T08:56:00Z" w:initials="BS">
    <w:p w14:paraId="2A95BD9B" w14:textId="77777777" w:rsidR="00FA5B8C" w:rsidRDefault="00FA5B8C">
      <w:pPr>
        <w:pStyle w:val="CommentText"/>
      </w:pPr>
      <w:r>
        <w:rPr>
          <w:rStyle w:val="CommentReference"/>
        </w:rPr>
        <w:annotationRef/>
      </w:r>
      <w:r>
        <w:t>joy entered into the whole world doesn't mean much...</w:t>
      </w:r>
    </w:p>
  </w:comment>
  <w:comment w:id="151" w:author="Windows User" w:date="2015-10-30T08:56:00Z" w:initials="BS">
    <w:p w14:paraId="4D97B042" w14:textId="77777777" w:rsidR="00FA5B8C" w:rsidRDefault="00FA5B8C">
      <w:pPr>
        <w:pStyle w:val="CommentText"/>
      </w:pPr>
      <w:r>
        <w:rPr>
          <w:rStyle w:val="CommentReference"/>
        </w:rPr>
        <w:annotationRef/>
      </w:r>
      <w:r>
        <w:t>? any better way to express that's more accurate while meaning something?</w:t>
      </w:r>
    </w:p>
  </w:comment>
  <w:comment w:id="152" w:author="Windows User" w:date="2015-10-30T08:56:00Z" w:initials="BS">
    <w:p w14:paraId="4F51C2B8" w14:textId="77777777" w:rsidR="00FA5B8C" w:rsidRDefault="00FA5B8C">
      <w:pPr>
        <w:pStyle w:val="CommentText"/>
      </w:pPr>
      <w:r>
        <w:rPr>
          <w:rStyle w:val="CommentReference"/>
        </w:rPr>
        <w:annotationRef/>
      </w:r>
      <w:r>
        <w:t>sealed as in ever virgin... or more like hidden?</w:t>
      </w:r>
    </w:p>
  </w:comment>
  <w:comment w:id="153" w:author="Windows User" w:date="2015-10-30T08:56:00Z" w:initials="BS">
    <w:p w14:paraId="0EA7F885" w14:textId="77777777" w:rsidR="00FA5B8C" w:rsidRDefault="00FA5B8C">
      <w:pPr>
        <w:pStyle w:val="CommentText"/>
      </w:pPr>
      <w:r>
        <w:rPr>
          <w:rStyle w:val="CommentReference"/>
        </w:rPr>
        <w:annotationRef/>
      </w:r>
      <w:r>
        <w:t>fragrant ointment? ointment? Incense and ointment with weeping and mourning?</w:t>
      </w:r>
    </w:p>
  </w:comment>
  <w:comment w:id="154" w:author="Windows User" w:date="2015-10-30T08:56:00Z" w:initials="BS">
    <w:p w14:paraId="5CF5BA77" w14:textId="77777777" w:rsidR="00FA5B8C" w:rsidRDefault="00FA5B8C">
      <w:pPr>
        <w:pStyle w:val="CommentText"/>
      </w:pPr>
      <w:r>
        <w:rPr>
          <w:rStyle w:val="CommentReference"/>
        </w:rPr>
        <w:annotationRef/>
      </w:r>
      <w:r>
        <w:t>spices or ointment</w:t>
      </w:r>
    </w:p>
  </w:comment>
  <w:comment w:id="155" w:author="Windows User" w:date="2015-10-30T08:56:00Z" w:initials="BS">
    <w:p w14:paraId="59FF5141" w14:textId="77777777" w:rsidR="00FA5B8C" w:rsidRDefault="00FA5B8C">
      <w:pPr>
        <w:pStyle w:val="CommentText"/>
      </w:pPr>
      <w:r>
        <w:rPr>
          <w:rStyle w:val="CommentReference"/>
        </w:rPr>
        <w:annotationRef/>
      </w:r>
      <w:r>
        <w:t>Is risen or has risen?</w:t>
      </w:r>
    </w:p>
  </w:comment>
  <w:comment w:id="156" w:author="Windows User" w:date="2015-10-30T08:56:00Z" w:initials="BS">
    <w:p w14:paraId="32DD0547" w14:textId="77777777" w:rsidR="00FA5B8C" w:rsidRDefault="00FA5B8C">
      <w:pPr>
        <w:pStyle w:val="CommentText"/>
      </w:pPr>
      <w:r>
        <w:rPr>
          <w:rStyle w:val="CommentReference"/>
        </w:rPr>
        <w:annotationRef/>
      </w:r>
      <w:r>
        <w:t>need a consistent policy for what to capitalize!</w:t>
      </w:r>
    </w:p>
  </w:comment>
  <w:comment w:id="157" w:author="Windows User" w:date="2015-10-30T08:56:00Z" w:initials="BS">
    <w:p w14:paraId="64204663" w14:textId="77777777" w:rsidR="00FA5B8C" w:rsidRDefault="00FA5B8C">
      <w:pPr>
        <w:pStyle w:val="CommentText"/>
      </w:pPr>
      <w:r>
        <w:rPr>
          <w:rStyle w:val="CommentReference"/>
        </w:rPr>
        <w:annotationRef/>
      </w:r>
      <w:r>
        <w:t>need to break other verses like this to have new lines in place of ':' so we can show where to break the tune without mangling the punctuation.</w:t>
      </w:r>
    </w:p>
  </w:comment>
  <w:comment w:id="158" w:author="Windows User" w:date="2015-10-30T08:56:00Z" w:initials="BS">
    <w:p w14:paraId="45393CC0" w14:textId="77777777" w:rsidR="00FA5B8C" w:rsidRDefault="00FA5B8C">
      <w:pPr>
        <w:pStyle w:val="CommentText"/>
      </w:pPr>
      <w:r>
        <w:rPr>
          <w:rStyle w:val="CommentReference"/>
        </w:rPr>
        <w:annotationRef/>
      </w:r>
      <w:r>
        <w:t xml:space="preserve">decay? </w:t>
      </w:r>
    </w:p>
  </w:comment>
  <w:comment w:id="159" w:author="Windows User" w:date="2015-10-30T08:56:00Z" w:initials="WU">
    <w:p w14:paraId="3FDC6419" w14:textId="77777777" w:rsidR="00FA5B8C" w:rsidRDefault="00FA5B8C">
      <w:pPr>
        <w:pStyle w:val="CommentText"/>
      </w:pPr>
      <w:r>
        <w:rPr>
          <w:rStyle w:val="CommentReference"/>
        </w:rPr>
        <w:annotationRef/>
      </w:r>
      <w:r>
        <w:t>LXX has glorify him, not prepare Him an habitation</w:t>
      </w:r>
    </w:p>
  </w:comment>
  <w:comment w:id="160" w:author="Windows User" w:date="2015-10-30T08:56:00Z" w:initials="WU">
    <w:p w14:paraId="04F8DE77" w14:textId="77777777" w:rsidR="00FA5B8C" w:rsidRDefault="00FA5B8C">
      <w:pPr>
        <w:pStyle w:val="CommentText"/>
      </w:pPr>
      <w:r>
        <w:rPr>
          <w:rStyle w:val="CommentReference"/>
        </w:rPr>
        <w:annotationRef/>
      </w:r>
      <w:r>
        <w:t>or when he brings wars to naught. NETS has shatters</w:t>
      </w:r>
    </w:p>
  </w:comment>
  <w:comment w:id="161" w:author="Windows User" w:date="2015-10-30T08:56:00Z" w:initials="WU">
    <w:p w14:paraId="5A7B245D" w14:textId="77777777" w:rsidR="00FA5B8C" w:rsidRDefault="00FA5B8C">
      <w:pPr>
        <w:pStyle w:val="CommentText"/>
      </w:pPr>
      <w:r>
        <w:rPr>
          <w:rStyle w:val="CommentReference"/>
        </w:rPr>
        <w:annotationRef/>
      </w:r>
      <w:r>
        <w:t>literally choice mounted captains?</w:t>
      </w:r>
    </w:p>
  </w:comment>
  <w:comment w:id="162" w:author="Windows User" w:date="2015-10-30T08:56:00Z" w:initials="WU">
    <w:p w14:paraId="412EF946" w14:textId="77777777" w:rsidR="00FA5B8C" w:rsidRDefault="00FA5B8C">
      <w:pPr>
        <w:pStyle w:val="CommentText"/>
      </w:pPr>
      <w:r>
        <w:rPr>
          <w:rStyle w:val="CommentReference"/>
        </w:rPr>
        <w:annotationRef/>
      </w:r>
      <w:r>
        <w:t>Nets has third-ranked officers. Captain is the modern term for the 3rd rank of officer, sticking with captain</w:t>
      </w:r>
    </w:p>
  </w:comment>
  <w:comment w:id="163" w:author="Windows User" w:date="2015-10-30T08:56:00Z" w:initials="WU">
    <w:p w14:paraId="421DC513" w14:textId="77777777" w:rsidR="00FA5B8C" w:rsidRDefault="00FA5B8C">
      <w:pPr>
        <w:pStyle w:val="CommentText"/>
      </w:pPr>
      <w:r>
        <w:rPr>
          <w:rStyle w:val="CommentReference"/>
        </w:rPr>
        <w:annotationRef/>
      </w:r>
      <w:r>
        <w:t>Have to have a consistent tense... was to go with above, if want has been all above needs to change to that tense.</w:t>
      </w:r>
    </w:p>
  </w:comment>
  <w:comment w:id="164" w:author="Windows User" w:date="2015-10-30T08:56:00Z" w:initials="WU">
    <w:p w14:paraId="0B1E5128" w14:textId="77777777" w:rsidR="00FA5B8C" w:rsidRDefault="00FA5B8C">
      <w:pPr>
        <w:pStyle w:val="CommentText"/>
      </w:pPr>
      <w:r>
        <w:rPr>
          <w:rStyle w:val="CommentReference"/>
        </w:rPr>
        <w:annotationRef/>
      </w:r>
      <w:r>
        <w:t>crushed or destroyed?</w:t>
      </w:r>
    </w:p>
  </w:comment>
  <w:comment w:id="165" w:author="Windows User" w:date="2015-10-30T08:56:00Z" w:initials="WU">
    <w:p w14:paraId="251C2A8C" w14:textId="77777777" w:rsidR="00FA5B8C" w:rsidRDefault="00FA5B8C">
      <w:pPr>
        <w:pStyle w:val="CommentText"/>
      </w:pPr>
      <w:r>
        <w:rPr>
          <w:rStyle w:val="CommentReference"/>
        </w:rPr>
        <w:annotationRef/>
      </w:r>
      <w:r>
        <w:t>elsewhere ekhomkhem is translated as crushed... NETS has shattered. Brenton destroyed.</w:t>
      </w:r>
    </w:p>
  </w:comment>
  <w:comment w:id="166" w:author="Windows User" w:date="2015-10-30T08:56:00Z" w:initials="WU">
    <w:p w14:paraId="44990D7B" w14:textId="77777777" w:rsidR="00FA5B8C" w:rsidRDefault="00FA5B8C">
      <w:pPr>
        <w:pStyle w:val="CommentText"/>
      </w:pPr>
      <w:r>
        <w:rPr>
          <w:rStyle w:val="CommentReference"/>
        </w:rPr>
        <w:annotationRef/>
      </w:r>
      <w:r>
        <w:t>your enemies or our enemies?</w:t>
      </w:r>
    </w:p>
  </w:comment>
  <w:comment w:id="167" w:author="Windows User" w:date="2015-10-30T08:56:00Z" w:initials="WU">
    <w:p w14:paraId="3EA7129B" w14:textId="77777777" w:rsidR="00FA5B8C" w:rsidRDefault="00FA5B8C">
      <w:pPr>
        <w:pStyle w:val="CommentText"/>
      </w:pPr>
      <w:r>
        <w:rPr>
          <w:rStyle w:val="CommentReference"/>
        </w:rPr>
        <w:annotationRef/>
      </w:r>
      <w:r>
        <w:t>sent or sent forth?</w:t>
      </w:r>
    </w:p>
  </w:comment>
  <w:comment w:id="168" w:author="Windows User" w:date="2015-10-30T08:56:00Z" w:initials="WU">
    <w:p w14:paraId="2A81A5DE" w14:textId="77777777" w:rsidR="00FA5B8C" w:rsidRDefault="00FA5B8C">
      <w:pPr>
        <w:pStyle w:val="CommentText"/>
      </w:pPr>
      <w:r>
        <w:rPr>
          <w:rStyle w:val="CommentReference"/>
        </w:rPr>
        <w:annotationRef/>
      </w:r>
      <w:r>
        <w:t>or saints? ft note?</w:t>
      </w:r>
    </w:p>
  </w:comment>
  <w:comment w:id="169" w:author="Windows User" w:date="2015-10-30T08:56:00Z" w:initials="WU">
    <w:p w14:paraId="4AC4FC28" w14:textId="77777777" w:rsidR="00FA5B8C" w:rsidRDefault="00FA5B8C">
      <w:pPr>
        <w:pStyle w:val="CommentText"/>
      </w:pPr>
      <w:r>
        <w:rPr>
          <w:rStyle w:val="CommentReference"/>
        </w:rPr>
        <w:annotationRef/>
      </w:r>
      <w:r>
        <w:t>glories? glorious deeds? or in glory?</w:t>
      </w:r>
    </w:p>
  </w:comment>
  <w:comment w:id="170" w:author="Windows User" w:date="2015-10-30T08:56:00Z" w:initials="WU">
    <w:p w14:paraId="020A6174" w14:textId="77777777" w:rsidR="00FA5B8C" w:rsidRDefault="00FA5B8C">
      <w:pPr>
        <w:pStyle w:val="CommentText"/>
      </w:pPr>
      <w:r>
        <w:rPr>
          <w:rStyle w:val="CommentReference"/>
        </w:rPr>
        <w:annotationRef/>
      </w:r>
      <w:r>
        <w:t>redeemed? or chose?</w:t>
      </w:r>
    </w:p>
  </w:comment>
  <w:comment w:id="171" w:author="Windows User" w:date="2015-10-30T08:56:00Z" w:initials="WU">
    <w:p w14:paraId="6349473A" w14:textId="77777777" w:rsidR="00FA5B8C" w:rsidRDefault="00FA5B8C">
      <w:pPr>
        <w:pStyle w:val="CommentText"/>
      </w:pPr>
      <w:r>
        <w:rPr>
          <w:rStyle w:val="CommentReference"/>
        </w:rPr>
        <w:annotationRef/>
      </w:r>
      <w:r>
        <w:t>abode? habitation? resting place?</w:t>
      </w:r>
    </w:p>
  </w:comment>
  <w:comment w:id="172" w:author="Windows User" w:date="2015-10-30T08:56:00Z" w:initials="WU">
    <w:p w14:paraId="0D3E5CBC" w14:textId="77777777" w:rsidR="00FA5B8C" w:rsidRDefault="00FA5B8C">
      <w:pPr>
        <w:pStyle w:val="CommentText"/>
      </w:pPr>
      <w:r>
        <w:rPr>
          <w:rStyle w:val="CommentReference"/>
        </w:rPr>
        <w:annotationRef/>
      </w:r>
      <w:r>
        <w:t>Nets has pangs.</w:t>
      </w:r>
    </w:p>
  </w:comment>
  <w:comment w:id="173" w:author="Windows User" w:date="2015-10-30T08:56:00Z" w:initials="WU">
    <w:p w14:paraId="2C78488D" w14:textId="77777777" w:rsidR="00FA5B8C" w:rsidRDefault="00FA5B8C">
      <w:pPr>
        <w:pStyle w:val="CommentText"/>
      </w:pPr>
      <w:r>
        <w:rPr>
          <w:rStyle w:val="CommentReference"/>
        </w:rPr>
        <w:annotationRef/>
      </w:r>
      <w:r>
        <w:t>Nets has tense change here rather than start of next vs. Brenton too.</w:t>
      </w:r>
    </w:p>
  </w:comment>
  <w:comment w:id="174" w:author="Windows User" w:date="2015-10-30T08:56:00Z" w:initials="WU">
    <w:p w14:paraId="1D84222A" w14:textId="77777777" w:rsidR="00FA5B8C" w:rsidRDefault="00FA5B8C">
      <w:pPr>
        <w:pStyle w:val="CommentText"/>
      </w:pPr>
      <w:r>
        <w:rPr>
          <w:rStyle w:val="CommentReference"/>
        </w:rPr>
        <w:annotationRef/>
      </w:r>
      <w:r>
        <w:t xml:space="preserve">reign? king? reign as king? tense? shall reign? </w:t>
      </w:r>
    </w:p>
  </w:comment>
  <w:comment w:id="175" w:author="Windows User" w:date="2015-10-30T08:56:00Z" w:initials="WU">
    <w:p w14:paraId="711F7009" w14:textId="77777777" w:rsidR="00FA5B8C" w:rsidRDefault="00FA5B8C">
      <w:pPr>
        <w:pStyle w:val="CommentText"/>
      </w:pPr>
      <w:r>
        <w:rPr>
          <w:rStyle w:val="CommentReference"/>
        </w:rPr>
        <w:annotationRef/>
      </w:r>
      <w:r>
        <w:t>What does the Coptic say? Is it something like this?</w:t>
      </w:r>
    </w:p>
  </w:comment>
  <w:comment w:id="176" w:author="Windows User" w:date="2015-10-30T08:56:00Z" w:initials="WU">
    <w:p w14:paraId="5E19EDBF" w14:textId="77777777" w:rsidR="00FA5B8C" w:rsidRDefault="00FA5B8C">
      <w:pPr>
        <w:pStyle w:val="CommentText"/>
      </w:pPr>
      <w:r>
        <w:rPr>
          <w:rStyle w:val="CommentReference"/>
        </w:rPr>
        <w:annotationRef/>
      </w:r>
      <w:r>
        <w:t>For? or Since?</w:t>
      </w:r>
    </w:p>
  </w:comment>
  <w:comment w:id="177" w:author="Windows User" w:date="2015-10-30T08:56:00Z" w:initials="WU">
    <w:p w14:paraId="23C2A88E" w14:textId="77777777" w:rsidR="00FA5B8C" w:rsidRDefault="00FA5B8C">
      <w:pPr>
        <w:pStyle w:val="CommentText"/>
      </w:pPr>
      <w:r>
        <w:rPr>
          <w:rStyle w:val="CommentReference"/>
        </w:rPr>
        <w:annotationRef/>
      </w:r>
      <w:r>
        <w:t>Brenton and NETS have dances. Coptic has hanhos (guessing hos is praises or songs). I'm thinking not praises... but need you guys to clarify</w:t>
      </w:r>
    </w:p>
  </w:comment>
  <w:comment w:id="178" w:author="Windows User" w:date="2015-10-30T08:56:00Z" w:initials="WU">
    <w:p w14:paraId="7DC92633" w14:textId="77777777" w:rsidR="00FA5B8C" w:rsidRDefault="00FA5B8C">
      <w:pPr>
        <w:pStyle w:val="CommentText"/>
      </w:pPr>
      <w:r>
        <w:rPr>
          <w:rStyle w:val="CommentReference"/>
        </w:rPr>
        <w:annotationRef/>
      </w:r>
      <w:r>
        <w:t>The NETS phrasing seems to me the only way to reconcile the other translations.</w:t>
      </w:r>
    </w:p>
  </w:comment>
  <w:comment w:id="179" w:author="Windows User" w:date="2015-10-30T08:56:00Z" w:initials="WU">
    <w:p w14:paraId="28CB71D5" w14:textId="77777777" w:rsidR="00FA5B8C" w:rsidRDefault="00FA5B8C">
      <w:pPr>
        <w:pStyle w:val="CommentText"/>
      </w:pPr>
      <w:r>
        <w:rPr>
          <w:rStyle w:val="CommentReference"/>
        </w:rPr>
        <w:annotationRef/>
      </w:r>
      <w:r>
        <w:t>The last verse is not in the Bible... So Miriam's words "Horse and rider.." should be in quotes. These should not, they are our (the church's) words in response.</w:t>
      </w:r>
    </w:p>
  </w:comment>
  <w:comment w:id="185" w:author="Windows User" w:date="2015-10-30T08:56:00Z" w:initials="WU">
    <w:p w14:paraId="1FDAC33C" w14:textId="77777777" w:rsidR="00FA5B8C" w:rsidRDefault="00FA5B8C">
      <w:pPr>
        <w:pStyle w:val="CommentText"/>
      </w:pPr>
      <w:r>
        <w:rPr>
          <w:rStyle w:val="CommentReference"/>
        </w:rPr>
        <w:annotationRef/>
      </w:r>
      <w:r>
        <w:t>This way sure sounds better. I know "With the split" is more literal, but it doesn't make any sense in English. This does.</w:t>
      </w:r>
    </w:p>
  </w:comment>
  <w:comment w:id="186" w:author="Windows User" w:date="2015-10-30T08:56:00Z" w:initials="WU">
    <w:p w14:paraId="268099E2" w14:textId="77777777" w:rsidR="00FA5B8C" w:rsidRDefault="00FA5B8C">
      <w:pPr>
        <w:pStyle w:val="CommentText"/>
      </w:pPr>
      <w:r>
        <w:rPr>
          <w:rStyle w:val="CommentReference"/>
        </w:rPr>
        <w:annotationRef/>
      </w:r>
      <w:r>
        <w:t>path or walkway?</w:t>
      </w:r>
    </w:p>
  </w:comment>
  <w:comment w:id="187" w:author="Brett Slote" w:date="2015-10-30T08:56:00Z" w:initials="BS">
    <w:p w14:paraId="2E9C38B6" w14:textId="77777777" w:rsidR="00FA5B8C" w:rsidRDefault="00FA5B8C">
      <w:pPr>
        <w:pStyle w:val="CommentText"/>
      </w:pPr>
      <w:r>
        <w:rPr>
          <w:rStyle w:val="CommentReference"/>
        </w:rPr>
        <w:annotationRef/>
      </w:r>
      <w:r>
        <w:t>needs : at least to indicate breaks in tune</w:t>
      </w:r>
    </w:p>
  </w:comment>
  <w:comment w:id="188" w:author="Windows User" w:date="2015-10-30T08:56:00Z" w:initials="WU">
    <w:p w14:paraId="3A386E24" w14:textId="77777777" w:rsidR="00FA5B8C" w:rsidRDefault="00FA5B8C">
      <w:pPr>
        <w:pStyle w:val="CommentText"/>
      </w:pPr>
      <w:r>
        <w:rPr>
          <w:rStyle w:val="CommentReference"/>
        </w:rPr>
        <w:annotationRef/>
      </w:r>
      <w:r>
        <w:t>miraculous, or something closer to paradoxical but sounding good?</w:t>
      </w:r>
    </w:p>
  </w:comment>
  <w:comment w:id="189" w:author="Windows User" w:date="2015-10-30T08:56:00Z" w:initials="WU">
    <w:p w14:paraId="21E6349F" w14:textId="77777777" w:rsidR="00FA5B8C" w:rsidRDefault="00FA5B8C">
      <w:pPr>
        <w:pStyle w:val="CommentText"/>
      </w:pPr>
      <w:r>
        <w:rPr>
          <w:rStyle w:val="CommentReference"/>
        </w:rPr>
        <w:annotationRef/>
      </w:r>
      <w:r>
        <w:t>passed and crossed mean teh same thing... but passed over carries connotation of connection to pass over...</w:t>
      </w:r>
    </w:p>
  </w:comment>
  <w:comment w:id="190" w:author="Windows User" w:date="2015-10-30T08:56:00Z" w:initials="WU">
    <w:p w14:paraId="177D6D90" w14:textId="77777777" w:rsidR="00FA5B8C" w:rsidRDefault="00FA5B8C">
      <w:pPr>
        <w:pStyle w:val="CommentText"/>
      </w:pPr>
      <w:r>
        <w:rPr>
          <w:rStyle w:val="CommentReference"/>
        </w:rPr>
        <w:annotationRef/>
      </w:r>
      <w:r>
        <w:t>praising or singing?</w:t>
      </w:r>
    </w:p>
  </w:comment>
  <w:comment w:id="191" w:author="Windows User" w:date="2015-10-30T08:56:00Z" w:initials="WU">
    <w:p w14:paraId="41E0F0D3" w14:textId="77777777" w:rsidR="00FA5B8C" w:rsidRDefault="00FA5B8C">
      <w:pPr>
        <w:pStyle w:val="CommentText"/>
      </w:pPr>
      <w:r>
        <w:rPr>
          <w:rStyle w:val="CommentReference"/>
        </w:rPr>
        <w:annotationRef/>
      </w:r>
      <w:r>
        <w:t>I think this should be sing to</w:t>
      </w:r>
    </w:p>
  </w:comment>
  <w:comment w:id="201" w:author="Windows User" w:date="2015-10-30T08:56:00Z" w:initials="BS">
    <w:p w14:paraId="6D839B60" w14:textId="77777777" w:rsidR="00FA5B8C" w:rsidRDefault="00FA5B8C">
      <w:pPr>
        <w:pStyle w:val="CommentText"/>
      </w:pPr>
      <w:r>
        <w:rPr>
          <w:rStyle w:val="CommentReference"/>
        </w:rPr>
        <w:annotationRef/>
      </w:r>
      <w:r>
        <w:t>both Brenton and NETS have "understanding"</w:t>
      </w:r>
    </w:p>
  </w:comment>
  <w:comment w:id="202" w:author="Windows User" w:date="2015-10-30T08:56:00Z" w:initials="BS">
    <w:p w14:paraId="6CECB213" w14:textId="77777777" w:rsidR="00FA5B8C" w:rsidRDefault="00FA5B8C">
      <w:pPr>
        <w:pStyle w:val="CommentText"/>
      </w:pPr>
      <w:r>
        <w:rPr>
          <w:rStyle w:val="CommentReference"/>
        </w:rPr>
        <w:annotationRef/>
      </w:r>
      <w:r>
        <w:t>NETS just has made</w:t>
      </w:r>
    </w:p>
  </w:comment>
  <w:comment w:id="203" w:author="Windows User" w:date="2015-10-30T08:56:00Z" w:initials="BS">
    <w:p w14:paraId="4F787B03" w14:textId="77777777" w:rsidR="00FA5B8C" w:rsidRDefault="00FA5B8C">
      <w:pPr>
        <w:pStyle w:val="CommentText"/>
      </w:pPr>
      <w:r>
        <w:rPr>
          <w:rStyle w:val="CommentReference"/>
        </w:rPr>
        <w:annotationRef/>
      </w:r>
      <w:r>
        <w:t>does Coptic have "alone"?</w:t>
      </w:r>
    </w:p>
  </w:comment>
  <w:comment w:id="204" w:author="Windows User" w:date="2015-10-30T08:56:00Z" w:initials="BS">
    <w:p w14:paraId="5C140285" w14:textId="77777777" w:rsidR="00FA5B8C" w:rsidRDefault="00FA5B8C">
      <w:pPr>
        <w:pStyle w:val="CommentText"/>
      </w:pPr>
      <w:r>
        <w:rPr>
          <w:rStyle w:val="CommentReference"/>
        </w:rPr>
        <w:annotationRef/>
      </w:r>
      <w:r>
        <w:t>NETS "have authority". Maybe 'govern' would fit connotations better than rule?</w:t>
      </w:r>
    </w:p>
  </w:comment>
  <w:comment w:id="205" w:author="Windows User" w:date="2015-10-30T08:56:00Z" w:initials="BS">
    <w:p w14:paraId="06B19FC2" w14:textId="77777777" w:rsidR="00FA5B8C" w:rsidRDefault="00FA5B8C">
      <w:pPr>
        <w:pStyle w:val="CommentText"/>
      </w:pPr>
      <w:r>
        <w:rPr>
          <w:rStyle w:val="CommentReference"/>
        </w:rPr>
        <w:annotationRef/>
      </w:r>
      <w:r>
        <w:t>NETS has 'raised'. Makes more sense?</w:t>
      </w:r>
    </w:p>
  </w:comment>
  <w:comment w:id="206" w:author="Windows User" w:date="2015-10-30T08:56:00Z" w:initials="BS">
    <w:p w14:paraId="674A771E" w14:textId="77777777" w:rsidR="00FA5B8C" w:rsidRDefault="00FA5B8C">
      <w:pPr>
        <w:pStyle w:val="CommentText"/>
      </w:pPr>
      <w:r>
        <w:rPr>
          <w:rStyle w:val="CommentReference"/>
        </w:rPr>
        <w:annotationRef/>
      </w:r>
      <w:r>
        <w:t>into?</w:t>
      </w:r>
    </w:p>
  </w:comment>
  <w:comment w:id="207" w:author="Windows User" w:date="2015-11-21T12:58:00Z" w:initials="WU">
    <w:p w14:paraId="2C494D12" w14:textId="145D1282" w:rsidR="00FA5B8C" w:rsidRDefault="00FA5B8C">
      <w:pPr>
        <w:pStyle w:val="CommentText"/>
      </w:pPr>
      <w:r>
        <w:rPr>
          <w:rStyle w:val="CommentReference"/>
        </w:rPr>
        <w:annotationRef/>
      </w:r>
      <w:r>
        <w:t>Check</w:t>
      </w:r>
    </w:p>
  </w:comment>
  <w:comment w:id="208" w:author="Windows User" w:date="2015-11-21T12:59:00Z" w:initials="WU">
    <w:p w14:paraId="519BCA9C" w14:textId="267E5213" w:rsidR="00FA5B8C" w:rsidRDefault="00FA5B8C">
      <w:pPr>
        <w:pStyle w:val="CommentText"/>
      </w:pPr>
      <w:r>
        <w:rPr>
          <w:rStyle w:val="CommentReference"/>
        </w:rPr>
        <w:annotationRef/>
      </w:r>
      <w:r>
        <w:t>check</w:t>
      </w:r>
    </w:p>
  </w:comment>
  <w:comment w:id="214" w:author="Windows User" w:date="2015-10-30T08:56:00Z" w:initials="BS">
    <w:p w14:paraId="2EC8A918" w14:textId="77777777" w:rsidR="00FA5B8C" w:rsidRDefault="00FA5B8C">
      <w:pPr>
        <w:pStyle w:val="CommentText"/>
      </w:pPr>
      <w:r>
        <w:rPr>
          <w:rStyle w:val="CommentReference"/>
        </w:rPr>
        <w:annotationRef/>
      </w:r>
      <w:r>
        <w:t>clearly the missing vs above belongs</w:t>
      </w:r>
    </w:p>
  </w:comment>
  <w:comment w:id="221" w:author="Windows User" w:date="2015-10-30T08:56:00Z" w:initials="BS">
    <w:p w14:paraId="630BC679" w14:textId="77777777" w:rsidR="00FA5B8C" w:rsidRDefault="00FA5B8C">
      <w:pPr>
        <w:pStyle w:val="CommentText"/>
      </w:pPr>
      <w:r>
        <w:rPr>
          <w:rStyle w:val="CommentReference"/>
        </w:rPr>
        <w:annotationRef/>
      </w:r>
      <w:r>
        <w:t>NETS has blessed is your glorious holy name... but the Coptic seems to be Blessed is the Holy Name of Your glory... is that too literal though?</w:t>
      </w:r>
    </w:p>
  </w:comment>
  <w:comment w:id="222" w:author="Windows User" w:date="2015-10-30T08:56:00Z" w:initials="BS">
    <w:p w14:paraId="55C9F81B" w14:textId="77777777" w:rsidR="00FA5B8C" w:rsidRDefault="00FA5B8C">
      <w:pPr>
        <w:pStyle w:val="CommentText"/>
      </w:pPr>
      <w:r>
        <w:rPr>
          <w:rStyle w:val="CommentReference"/>
        </w:rPr>
        <w:annotationRef/>
      </w:r>
      <w:r>
        <w:t>heavens?</w:t>
      </w:r>
    </w:p>
  </w:comment>
  <w:comment w:id="223" w:author="Windows User" w:date="2015-10-30T08:56:00Z" w:initials="BS">
    <w:p w14:paraId="40401015" w14:textId="77777777" w:rsidR="00FA5B8C" w:rsidRDefault="00FA5B8C">
      <w:pPr>
        <w:pStyle w:val="CommentText"/>
      </w:pPr>
      <w:r>
        <w:rPr>
          <w:rStyle w:val="CommentReference"/>
        </w:rPr>
        <w:annotationRef/>
      </w:r>
      <w:r>
        <w:t>NETS omits clouds</w:t>
      </w:r>
    </w:p>
  </w:comment>
  <w:comment w:id="224" w:author="Windows User" w:date="2015-10-30T08:56:00Z" w:initials="BS">
    <w:p w14:paraId="74B5BB29" w14:textId="77777777" w:rsidR="00FA5B8C" w:rsidRDefault="00FA5B8C">
      <w:pPr>
        <w:pStyle w:val="CommentText"/>
      </w:pPr>
      <w:r>
        <w:rPr>
          <w:rStyle w:val="CommentReference"/>
        </w:rPr>
        <w:annotationRef/>
      </w:r>
      <w:r>
        <w:t>NETS omits this vs</w:t>
      </w:r>
    </w:p>
  </w:comment>
  <w:comment w:id="225" w:author="Windows User" w:date="2015-10-30T08:56:00Z" w:initials="BS">
    <w:p w14:paraId="7ADA034F" w14:textId="77777777" w:rsidR="00FA5B8C" w:rsidRDefault="00FA5B8C">
      <w:pPr>
        <w:pStyle w:val="CommentText"/>
      </w:pPr>
      <w:r>
        <w:rPr>
          <w:rStyle w:val="CommentReference"/>
        </w:rPr>
        <w:annotationRef/>
      </w:r>
      <w:r>
        <w:t>NETS has falling snow which matches AI hoar frosts.</w:t>
      </w:r>
    </w:p>
  </w:comment>
  <w:comment w:id="226" w:author="Windows User" w:date="2015-10-30T08:56:00Z" w:initials="BS">
    <w:p w14:paraId="18BDF1CD" w14:textId="77777777" w:rsidR="00FA5B8C" w:rsidRDefault="00FA5B8C">
      <w:pPr>
        <w:pStyle w:val="CommentText"/>
      </w:pPr>
      <w:r>
        <w:rPr>
          <w:rStyle w:val="CommentReference"/>
        </w:rPr>
        <w:annotationRef/>
      </w:r>
      <w:r>
        <w:t>reversed ice and hoarfrosts of this vs and last to match NETS. Coptic?</w:t>
      </w:r>
    </w:p>
  </w:comment>
  <w:comment w:id="227" w:author="Windows User" w:date="2015-10-30T08:56:00Z" w:initials="BS">
    <w:p w14:paraId="49F201F1" w14:textId="77777777" w:rsidR="00FA5B8C" w:rsidRDefault="00FA5B8C">
      <w:pPr>
        <w:pStyle w:val="CommentText"/>
      </w:pPr>
      <w:r>
        <w:rPr>
          <w:rStyle w:val="CommentReference"/>
        </w:rPr>
        <w:annotationRef/>
      </w:r>
      <w:r>
        <w:t>NETS switches this vs with next</w:t>
      </w:r>
    </w:p>
  </w:comment>
  <w:comment w:id="228" w:author="Windows User" w:date="2015-11-04T08:55:00Z" w:initials="WU">
    <w:p w14:paraId="6441446E" w14:textId="77777777" w:rsidR="00FA5B8C" w:rsidRDefault="00FA5B8C">
      <w:pPr>
        <w:pStyle w:val="CommentText"/>
      </w:pPr>
      <w:r>
        <w:rPr>
          <w:rStyle w:val="CommentReference"/>
        </w:rPr>
        <w:annotationRef/>
      </w:r>
      <w:r>
        <w:t>Get rid of ye’s!</w:t>
      </w:r>
    </w:p>
  </w:comment>
  <w:comment w:id="229" w:author="Windows User" w:date="2015-10-30T08:56:00Z" w:initials="BS">
    <w:p w14:paraId="36EB0D8C" w14:textId="77777777" w:rsidR="00FA5B8C" w:rsidRDefault="00FA5B8C">
      <w:pPr>
        <w:pStyle w:val="CommentText"/>
      </w:pPr>
      <w:r>
        <w:rPr>
          <w:rStyle w:val="CommentReference"/>
        </w:rPr>
        <w:annotationRef/>
      </w:r>
      <w:r>
        <w:t>NETS has sea-monsters</w:t>
      </w:r>
    </w:p>
  </w:comment>
  <w:comment w:id="230" w:author="Windows User" w:date="2015-10-30T08:56:00Z" w:initials="BS">
    <w:p w14:paraId="727388AD" w14:textId="77777777" w:rsidR="00FA5B8C" w:rsidRDefault="00FA5B8C">
      <w:pPr>
        <w:pStyle w:val="CommentText"/>
      </w:pPr>
      <w:r>
        <w:rPr>
          <w:rStyle w:val="CommentReference"/>
        </w:rPr>
        <w:annotationRef/>
      </w:r>
      <w:r>
        <w:t>NETS has four-footed and wild animals of the land</w:t>
      </w:r>
    </w:p>
  </w:comment>
  <w:comment w:id="231" w:author="Windows User" w:date="2015-10-30T08:56:00Z" w:initials="BS">
    <w:p w14:paraId="554F465D" w14:textId="77777777" w:rsidR="00FA5B8C" w:rsidRDefault="00FA5B8C">
      <w:pPr>
        <w:pStyle w:val="CommentText"/>
      </w:pPr>
      <w:r>
        <w:rPr>
          <w:rStyle w:val="CommentReference"/>
        </w:rPr>
        <w:annotationRef/>
      </w:r>
      <w:r>
        <w:t>NETS has all humans on earth</w:t>
      </w:r>
    </w:p>
  </w:comment>
  <w:comment w:id="232" w:author="Windows User" w:date="2015-10-30T08:56:00Z" w:initials="BS">
    <w:p w14:paraId="5D4B3ED1" w14:textId="77777777" w:rsidR="00FA5B8C" w:rsidRDefault="00FA5B8C">
      <w:pPr>
        <w:pStyle w:val="CommentText"/>
      </w:pPr>
      <w:r>
        <w:rPr>
          <w:rStyle w:val="CommentReference"/>
        </w:rPr>
        <w:annotationRef/>
      </w:r>
      <w:r>
        <w:t>NETS has "priests, slaves of the Lord", then omits next vs.</w:t>
      </w:r>
    </w:p>
  </w:comment>
  <w:comment w:id="233" w:author="Windows User" w:date="2015-10-30T08:56:00Z" w:initials="BS">
    <w:p w14:paraId="2AB5BA62" w14:textId="77777777" w:rsidR="00FA5B8C" w:rsidRDefault="00FA5B8C">
      <w:pPr>
        <w:pStyle w:val="CommentText"/>
      </w:pPr>
      <w:r>
        <w:rPr>
          <w:rStyle w:val="CommentReference"/>
        </w:rPr>
        <w:annotationRef/>
      </w:r>
      <w:r>
        <w:t>NETS ends quite differently</w:t>
      </w:r>
    </w:p>
  </w:comment>
  <w:comment w:id="239" w:author="Brett Slote" w:date="2015-10-30T08:56:00Z" w:initials="BS">
    <w:p w14:paraId="18BC0F01" w14:textId="77777777" w:rsidR="00FA5B8C" w:rsidRDefault="00FA5B8C">
      <w:pPr>
        <w:pStyle w:val="CommentText"/>
      </w:pPr>
      <w:r>
        <w:rPr>
          <w:rStyle w:val="CommentReference"/>
        </w:rPr>
        <w:annotationRef/>
      </w:r>
      <w:r>
        <w:t>These should be broken into lines with the tune!</w:t>
      </w:r>
    </w:p>
  </w:comment>
  <w:comment w:id="240" w:author="Windows User" w:date="2015-10-30T08:56:00Z" w:initials="BS">
    <w:p w14:paraId="01986532" w14:textId="77777777" w:rsidR="00FA5B8C" w:rsidRDefault="00FA5B8C">
      <w:pPr>
        <w:pStyle w:val="CommentText"/>
      </w:pPr>
      <w:r>
        <w:rPr>
          <w:rStyle w:val="CommentReference"/>
        </w:rPr>
        <w:annotationRef/>
      </w:r>
      <w:r>
        <w:t>giver, or maker?</w:t>
      </w:r>
    </w:p>
  </w:comment>
  <w:comment w:id="241" w:author="Windows User" w:date="2015-10-30T08:56:00Z" w:initials="BS">
    <w:p w14:paraId="4E6EDBBF" w14:textId="77777777" w:rsidR="00FA5B8C" w:rsidRDefault="00FA5B8C">
      <w:pPr>
        <w:pStyle w:val="CommentText"/>
      </w:pPr>
      <w:r>
        <w:rPr>
          <w:rStyle w:val="CommentReference"/>
        </w:rPr>
        <w:annotationRef/>
      </w:r>
      <w:r>
        <w:t>even NETS has Hananias</w:t>
      </w:r>
    </w:p>
  </w:comment>
  <w:comment w:id="242" w:author="Windows User" w:date="2015-10-30T08:56:00Z" w:initials="BS">
    <w:p w14:paraId="0DF10B27" w14:textId="77777777" w:rsidR="00FA5B8C" w:rsidRDefault="00FA5B8C">
      <w:pPr>
        <w:pStyle w:val="CommentText"/>
      </w:pPr>
      <w:r>
        <w:rPr>
          <w:rStyle w:val="CommentReference"/>
        </w:rPr>
        <w:annotationRef/>
      </w:r>
      <w:r>
        <w:t>does Coptic have evening first?</w:t>
      </w:r>
    </w:p>
  </w:comment>
  <w:comment w:id="243" w:author="Windows User" w:date="2015-10-30T08:56:00Z" w:initials="BS">
    <w:p w14:paraId="73459129" w14:textId="77777777" w:rsidR="00FA5B8C" w:rsidRDefault="00FA5B8C">
      <w:pPr>
        <w:pStyle w:val="CommentText"/>
      </w:pPr>
      <w:r>
        <w:rPr>
          <w:rStyle w:val="CommentReference"/>
        </w:rPr>
        <w:annotationRef/>
      </w:r>
      <w:r>
        <w:t>Coptic doesn't have "Our God"</w:t>
      </w:r>
    </w:p>
  </w:comment>
  <w:comment w:id="244" w:author="Windows User" w:date="2015-10-30T08:56:00Z" w:initials="BS">
    <w:p w14:paraId="4EDEC25C" w14:textId="77777777" w:rsidR="00FA5B8C" w:rsidRDefault="00FA5B8C">
      <w:pPr>
        <w:pStyle w:val="CommentText"/>
      </w:pPr>
      <w:r>
        <w:rPr>
          <w:rStyle w:val="CommentReference"/>
        </w:rPr>
        <w:annotationRef/>
      </w:r>
      <w:r>
        <w:t>celebrate or proclaim?</w:t>
      </w:r>
    </w:p>
  </w:comment>
  <w:comment w:id="245" w:author="Windows User" w:date="2015-10-30T08:56:00Z" w:initials="BS">
    <w:p w14:paraId="52D335FD" w14:textId="77777777" w:rsidR="00FA5B8C" w:rsidRDefault="00FA5B8C">
      <w:pPr>
        <w:pStyle w:val="CommentText"/>
      </w:pPr>
      <w:r>
        <w:rPr>
          <w:rStyle w:val="CommentReference"/>
        </w:rPr>
        <w:annotationRef/>
      </w:r>
      <w:r>
        <w:t>persevere or be sober?</w:t>
      </w:r>
    </w:p>
  </w:comment>
  <w:comment w:id="246" w:author="Windows User" w:date="2015-10-30T08:56:00Z" w:initials="BS">
    <w:p w14:paraId="0BCAFA56" w14:textId="77777777" w:rsidR="00FA5B8C" w:rsidRDefault="00FA5B8C">
      <w:pPr>
        <w:pStyle w:val="CommentText"/>
      </w:pPr>
      <w:r>
        <w:rPr>
          <w:rStyle w:val="CommentReference"/>
        </w:rPr>
        <w:annotationRef/>
      </w:r>
      <w:r>
        <w:t>Coptic has presbyters, not priests (oweeb)</w:t>
      </w:r>
    </w:p>
  </w:comment>
  <w:comment w:id="247" w:author="Windows User" w:date="2015-10-30T08:56:00Z" w:initials="BS">
    <w:p w14:paraId="04F27D67" w14:textId="77777777" w:rsidR="00FA5B8C" w:rsidRDefault="00FA5B8C">
      <w:pPr>
        <w:pStyle w:val="CommentText"/>
      </w:pPr>
      <w:r>
        <w:rPr>
          <w:rStyle w:val="CommentReference"/>
        </w:rPr>
        <w:annotationRef/>
      </w:r>
      <w:r>
        <w:t>esmo is bless, not praise...</w:t>
      </w:r>
    </w:p>
  </w:comment>
  <w:comment w:id="248" w:author="Windows User" w:date="2015-10-30T08:56:00Z" w:initials="BS">
    <w:p w14:paraId="65C188D2" w14:textId="77777777" w:rsidR="00FA5B8C" w:rsidRDefault="00FA5B8C">
      <w:pPr>
        <w:pStyle w:val="CommentText"/>
      </w:pPr>
      <w:r>
        <w:rPr>
          <w:rStyle w:val="CommentReference"/>
        </w:rPr>
        <w:annotationRef/>
      </w:r>
      <w:r>
        <w:t>Coptic doesn't look like day to day... "Until this day" doesn't make as much sense... is there something less literal but closer to the maning?</w:t>
      </w:r>
    </w:p>
  </w:comment>
  <w:comment w:id="249" w:author="Windows User" w:date="2015-10-30T08:56:00Z" w:initials="BS">
    <w:p w14:paraId="4CAAC72A" w14:textId="77777777" w:rsidR="00FA5B8C" w:rsidRDefault="00FA5B8C">
      <w:pPr>
        <w:pStyle w:val="CommentText"/>
      </w:pPr>
      <w:r>
        <w:rPr>
          <w:rStyle w:val="CommentReference"/>
        </w:rPr>
        <w:annotationRef/>
      </w:r>
      <w:r>
        <w:t>Is LA right with breaths and spirits?</w:t>
      </w:r>
    </w:p>
  </w:comment>
  <w:comment w:id="250" w:author="Windows User" w:date="2015-10-30T08:56:00Z" w:initials="BS">
    <w:p w14:paraId="4EA77F28" w14:textId="77777777" w:rsidR="00FA5B8C" w:rsidRDefault="00FA5B8C">
      <w:pPr>
        <w:pStyle w:val="CommentText"/>
      </w:pPr>
      <w:r>
        <w:rPr>
          <w:rStyle w:val="CommentReference"/>
        </w:rPr>
        <w:annotationRef/>
      </w:r>
      <w:r>
        <w:t>doesn't look like waters... is it ssea?</w:t>
      </w:r>
    </w:p>
  </w:comment>
  <w:comment w:id="251" w:author="Windows User" w:date="2015-10-30T08:56:00Z" w:initials="BS">
    <w:p w14:paraId="0AC606C3" w14:textId="77777777" w:rsidR="00FA5B8C" w:rsidRDefault="00FA5B8C">
      <w:pPr>
        <w:pStyle w:val="CommentText"/>
      </w:pPr>
      <w:r>
        <w:rPr>
          <w:rStyle w:val="CommentReference"/>
        </w:rPr>
        <w:annotationRef/>
      </w:r>
      <w:r>
        <w:t>I still don't get of all the things we would see after seeing all the praise of nature would be "Bless the Lord you birds".</w:t>
      </w:r>
    </w:p>
  </w:comment>
  <w:comment w:id="252" w:author="Windows User" w:date="2015-10-30T08:56:00Z" w:initials="BS">
    <w:p w14:paraId="69FE2986" w14:textId="77777777" w:rsidR="00FA5B8C" w:rsidRDefault="00FA5B8C">
      <w:pPr>
        <w:pStyle w:val="CommentText"/>
      </w:pPr>
      <w:r>
        <w:rPr>
          <w:rStyle w:val="CommentReference"/>
        </w:rPr>
        <w:annotationRef/>
      </w:r>
      <w:r>
        <w:t>disobedient? heretics?</w:t>
      </w:r>
    </w:p>
  </w:comment>
  <w:comment w:id="253" w:author="Windows User" w:date="2015-10-30T08:56:00Z" w:initials="BS">
    <w:p w14:paraId="568BECD8" w14:textId="77777777" w:rsidR="00FA5B8C" w:rsidRDefault="00FA5B8C">
      <w:pPr>
        <w:pStyle w:val="CommentText"/>
      </w:pPr>
      <w:r>
        <w:rPr>
          <w:rStyle w:val="CommentReference"/>
        </w:rPr>
        <w:annotationRef/>
      </w:r>
      <w:r>
        <w:t>souls or spirits?</w:t>
      </w:r>
    </w:p>
  </w:comment>
  <w:comment w:id="254" w:author="Windows User" w:date="2015-10-30T08:56:00Z" w:initials="BS">
    <w:p w14:paraId="5109FB46" w14:textId="77777777" w:rsidR="00FA5B8C" w:rsidRDefault="00FA5B8C">
      <w:pPr>
        <w:pStyle w:val="CommentText"/>
      </w:pPr>
      <w:r>
        <w:rPr>
          <w:rStyle w:val="CommentReference"/>
        </w:rPr>
        <w:annotationRef/>
      </w:r>
      <w:r>
        <w:t>humble or contrite?</w:t>
      </w:r>
    </w:p>
  </w:comment>
  <w:comment w:id="255" w:author="Windows User" w:date="2015-10-30T08:56:00Z" w:initials="BS">
    <w:p w14:paraId="06F9A059" w14:textId="77777777" w:rsidR="00FA5B8C" w:rsidRDefault="00FA5B8C">
      <w:pPr>
        <w:pStyle w:val="CommentText"/>
      </w:pPr>
      <w:r>
        <w:rPr>
          <w:rStyle w:val="CommentReference"/>
        </w:rPr>
        <w:annotationRef/>
      </w:r>
      <w:r>
        <w:t>hearts?</w:t>
      </w:r>
    </w:p>
  </w:comment>
  <w:comment w:id="256" w:author="Windows User" w:date="2015-10-30T08:56:00Z" w:initials="BS">
    <w:p w14:paraId="318929BC" w14:textId="77777777" w:rsidR="00FA5B8C" w:rsidRDefault="00FA5B8C">
      <w:pPr>
        <w:pStyle w:val="CommentText"/>
      </w:pPr>
      <w:r>
        <w:rPr>
          <w:rStyle w:val="CommentReference"/>
        </w:rPr>
        <w:annotationRef/>
      </w:r>
      <w:r>
        <w:t>this or LA?</w:t>
      </w:r>
    </w:p>
  </w:comment>
  <w:comment w:id="257" w:author="Windows User" w:date="2015-10-30T08:56:00Z" w:initials="BS">
    <w:p w14:paraId="7612DBFF" w14:textId="77777777" w:rsidR="00FA5B8C" w:rsidRDefault="00FA5B8C">
      <w:pPr>
        <w:pStyle w:val="CommentText"/>
      </w:pPr>
      <w:r>
        <w:rPr>
          <w:rStyle w:val="CommentReference"/>
        </w:rPr>
        <w:annotationRef/>
      </w:r>
      <w:r>
        <w:t>righteous of, or who revere</w:t>
      </w:r>
    </w:p>
  </w:comment>
  <w:comment w:id="258" w:author="Windows User" w:date="2015-10-30T08:56:00Z" w:initials="BS">
    <w:p w14:paraId="4C8EC983" w14:textId="77777777" w:rsidR="00FA5B8C" w:rsidRDefault="00FA5B8C">
      <w:pPr>
        <w:pStyle w:val="CommentText"/>
      </w:pPr>
      <w:r>
        <w:rPr>
          <w:rStyle w:val="CommentReference"/>
        </w:rPr>
        <w:annotationRef/>
      </w:r>
      <w:r>
        <w:t>this, or accountable? or something else?</w:t>
      </w:r>
    </w:p>
  </w:comment>
  <w:comment w:id="259" w:author="Windows User" w:date="2015-10-30T08:56:00Z" w:initials="BS">
    <w:p w14:paraId="1CD57471" w14:textId="77777777" w:rsidR="00FA5B8C" w:rsidRDefault="00FA5B8C">
      <w:pPr>
        <w:pStyle w:val="CommentText"/>
      </w:pPr>
      <w:r>
        <w:rPr>
          <w:rStyle w:val="CommentReference"/>
        </w:rPr>
        <w:annotationRef/>
      </w:r>
      <w:r>
        <w:t>that he may praise and say?</w:t>
      </w:r>
    </w:p>
  </w:comment>
  <w:comment w:id="271" w:author="Windows User" w:date="2015-11-21T13:00:00Z" w:initials="WU">
    <w:p w14:paraId="571F5793" w14:textId="01C52A10" w:rsidR="00FA5B8C" w:rsidRDefault="00FA5B8C">
      <w:pPr>
        <w:pStyle w:val="CommentText"/>
      </w:pPr>
      <w:r>
        <w:rPr>
          <w:rStyle w:val="CommentReference"/>
        </w:rPr>
        <w:annotationRef/>
      </w:r>
      <w:r>
        <w:t>Check, and 2 above.</w:t>
      </w:r>
    </w:p>
  </w:comment>
  <w:comment w:id="272" w:author="Brett Slote" w:date="2015-10-30T08:56:00Z" w:initials="BS">
    <w:p w14:paraId="43E0E253" w14:textId="77777777" w:rsidR="00FA5B8C" w:rsidRDefault="00FA5B8C">
      <w:pPr>
        <w:pStyle w:val="CommentText"/>
      </w:pPr>
      <w:r>
        <w:rPr>
          <w:rStyle w:val="CommentReference"/>
        </w:rPr>
        <w:annotationRef/>
      </w:r>
      <w:r>
        <w:t>Fred wants 'O' here, saying it matches the Coptic... but it isn't in the Coptic!</w:t>
      </w:r>
    </w:p>
  </w:comment>
  <w:comment w:id="273" w:author="Windows User" w:date="2015-11-21T13:00:00Z" w:initials="WU">
    <w:p w14:paraId="03EB6B07" w14:textId="2FFDD004" w:rsidR="00FA5B8C" w:rsidRDefault="00FA5B8C">
      <w:pPr>
        <w:pStyle w:val="CommentText"/>
      </w:pPr>
      <w:r>
        <w:rPr>
          <w:rStyle w:val="CommentReference"/>
        </w:rPr>
        <w:annotationRef/>
      </w:r>
      <w:r>
        <w:t>check</w:t>
      </w:r>
    </w:p>
  </w:comment>
  <w:comment w:id="274" w:author="Windows User" w:date="2015-11-21T13:00:00Z" w:initials="WU">
    <w:p w14:paraId="3721E8EB" w14:textId="071AE840" w:rsidR="00FA5B8C" w:rsidRDefault="00FA5B8C">
      <w:pPr>
        <w:pStyle w:val="CommentText"/>
      </w:pPr>
      <w:r>
        <w:rPr>
          <w:rStyle w:val="CommentReference"/>
        </w:rPr>
        <w:annotationRef/>
      </w:r>
      <w:r>
        <w:t>check</w:t>
      </w:r>
    </w:p>
  </w:comment>
  <w:comment w:id="275" w:author="Windows User" w:date="2015-11-21T13:01:00Z" w:initials="WU">
    <w:p w14:paraId="2E4C9CB1" w14:textId="1DA21660" w:rsidR="00FA5B8C" w:rsidRDefault="00FA5B8C">
      <w:pPr>
        <w:pStyle w:val="CommentText"/>
      </w:pPr>
      <w:r>
        <w:rPr>
          <w:rStyle w:val="CommentReference"/>
        </w:rPr>
        <w:annotationRef/>
      </w:r>
      <w:r>
        <w:t>check, find Copitic</w:t>
      </w:r>
    </w:p>
  </w:comment>
  <w:comment w:id="276" w:author="Windows User" w:date="2015-10-30T08:56:00Z" w:initials="BS">
    <w:p w14:paraId="25576ABD" w14:textId="77777777" w:rsidR="00FA5B8C" w:rsidRDefault="00FA5B8C" w:rsidP="00F977F1">
      <w:pPr>
        <w:pStyle w:val="CommentText"/>
      </w:pPr>
      <w:r>
        <w:rPr>
          <w:rStyle w:val="CommentReference"/>
        </w:rPr>
        <w:annotationRef/>
      </w:r>
      <w:r>
        <w:t>why do books not have a vs for the bishop???</w:t>
      </w:r>
    </w:p>
  </w:comment>
  <w:comment w:id="277" w:author="Windows User" w:date="2015-10-30T08:56:00Z" w:initials="BS">
    <w:p w14:paraId="25A68D4F" w14:textId="77777777" w:rsidR="00FA5B8C" w:rsidRDefault="00FA5B8C">
      <w:pPr>
        <w:pStyle w:val="CommentText"/>
      </w:pPr>
      <w:r>
        <w:rPr>
          <w:rStyle w:val="CommentReference"/>
        </w:rPr>
        <w:annotationRef/>
      </w:r>
      <w:r>
        <w:t>add</w:t>
      </w:r>
    </w:p>
  </w:comment>
  <w:comment w:id="280" w:author="Windows User" w:date="2015-10-30T08:56:00Z" w:initials="BS">
    <w:p w14:paraId="0187CF78" w14:textId="77777777" w:rsidR="00FA5B8C" w:rsidRDefault="00FA5B8C" w:rsidP="00F977F1">
      <w:pPr>
        <w:pStyle w:val="CommentText"/>
      </w:pPr>
      <w:r>
        <w:rPr>
          <w:rStyle w:val="CommentReference"/>
        </w:rPr>
        <w:annotationRef/>
      </w:r>
      <w:r>
        <w:t>the first two sections each have 7 verses. Maybe each section had seven verses and then became inflated? Keeping 7 vs in each section</w:t>
      </w:r>
    </w:p>
  </w:comment>
  <w:comment w:id="281" w:author="Windows User" w:date="2015-10-30T08:56:00Z" w:initials="BS">
    <w:p w14:paraId="522ED1CF" w14:textId="77777777" w:rsidR="00FA5B8C" w:rsidRDefault="00FA5B8C" w:rsidP="00F977F1">
      <w:pPr>
        <w:pStyle w:val="CommentText"/>
      </w:pPr>
      <w:r>
        <w:rPr>
          <w:rStyle w:val="CommentReference"/>
        </w:rPr>
        <w:annotationRef/>
      </w:r>
      <w:r>
        <w:t>Communion or commemoration?</w:t>
      </w:r>
    </w:p>
  </w:comment>
  <w:comment w:id="282" w:author="Windows User" w:date="2015-11-21T13:01:00Z" w:initials="WU">
    <w:p w14:paraId="6E411433" w14:textId="58ED5E83" w:rsidR="00FA5B8C" w:rsidRDefault="00FA5B8C">
      <w:pPr>
        <w:pStyle w:val="CommentText"/>
      </w:pPr>
      <w:r>
        <w:rPr>
          <w:rStyle w:val="CommentReference"/>
        </w:rPr>
        <w:annotationRef/>
      </w:r>
      <w:r>
        <w:t>Check, and 2 above</w:t>
      </w:r>
    </w:p>
  </w:comment>
  <w:comment w:id="283" w:author="Brett Slote" w:date="2015-10-30T08:56:00Z" w:initials="BS">
    <w:p w14:paraId="6933DA46" w14:textId="77777777" w:rsidR="00FA5B8C" w:rsidRDefault="00FA5B8C" w:rsidP="00F977F1">
      <w:pPr>
        <w:pStyle w:val="CommentText"/>
      </w:pPr>
      <w:r>
        <w:rPr>
          <w:rStyle w:val="CommentReference"/>
        </w:rPr>
        <w:annotationRef/>
      </w:r>
      <w:r>
        <w:t>Fred wants 'O' here, saying it matches the Coptic... but it isn't in the Coptic!</w:t>
      </w:r>
    </w:p>
  </w:comment>
  <w:comment w:id="284" w:author="Windows User" w:date="2015-11-21T13:02:00Z" w:initials="WU">
    <w:p w14:paraId="254FA4BA" w14:textId="76B4B56D" w:rsidR="00FA5B8C" w:rsidRDefault="00FA5B8C">
      <w:pPr>
        <w:pStyle w:val="CommentText"/>
      </w:pPr>
      <w:r>
        <w:rPr>
          <w:rStyle w:val="CommentReference"/>
        </w:rPr>
        <w:annotationRef/>
      </w:r>
      <w:r>
        <w:t>check</w:t>
      </w:r>
    </w:p>
  </w:comment>
  <w:comment w:id="285" w:author="Windows User" w:date="2015-10-30T08:56:00Z" w:initials="BS">
    <w:p w14:paraId="0549A033" w14:textId="77777777" w:rsidR="00FA5B8C" w:rsidRDefault="00FA5B8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86" w:author="Windows User" w:date="2015-11-21T13:02:00Z" w:initials="WU">
    <w:p w14:paraId="0DA11BC0" w14:textId="0590B3FD" w:rsidR="00FA5B8C" w:rsidRDefault="00FA5B8C">
      <w:pPr>
        <w:pStyle w:val="CommentText"/>
      </w:pPr>
      <w:r>
        <w:rPr>
          <w:rStyle w:val="CommentReference"/>
        </w:rPr>
        <w:annotationRef/>
      </w:r>
      <w:r>
        <w:t>check.  Add Coptic</w:t>
      </w:r>
    </w:p>
  </w:comment>
  <w:comment w:id="291" w:author="Windows User" w:date="2015-11-02T12:45:00Z" w:initials="BS">
    <w:p w14:paraId="74938629" w14:textId="77777777" w:rsidR="00FA5B8C" w:rsidRDefault="00FA5B8C">
      <w:pPr>
        <w:pStyle w:val="CommentText"/>
      </w:pPr>
      <w:r>
        <w:rPr>
          <w:rStyle w:val="CommentReference"/>
        </w:rPr>
        <w:annotationRef/>
      </w:r>
      <w:r>
        <w:t>Godhead or Divinity?</w:t>
      </w:r>
    </w:p>
  </w:comment>
  <w:comment w:id="292" w:author="Windows User" w:date="2015-10-30T08:56:00Z" w:initials="BS">
    <w:p w14:paraId="5A8ED797" w14:textId="77777777" w:rsidR="00FA5B8C" w:rsidRDefault="00FA5B8C">
      <w:pPr>
        <w:pStyle w:val="CommentText"/>
      </w:pPr>
      <w:r>
        <w:rPr>
          <w:rStyle w:val="CommentReference"/>
        </w:rPr>
        <w:annotationRef/>
      </w:r>
      <w:r>
        <w:t>I get why he picked to... for doesn't have the same connotation of filfillling the promise he made to us... but I still think for flows better.</w:t>
      </w:r>
    </w:p>
  </w:comment>
  <w:comment w:id="293" w:author="Windows User" w:date="2015-10-30T08:56:00Z" w:initials="BS">
    <w:p w14:paraId="36FC71D0" w14:textId="77777777" w:rsidR="00FA5B8C" w:rsidRDefault="00FA5B8C">
      <w:pPr>
        <w:pStyle w:val="CommentText"/>
      </w:pPr>
      <w:r>
        <w:rPr>
          <w:rStyle w:val="CommentReference"/>
        </w:rPr>
        <w:annotationRef/>
      </w:r>
      <w:r>
        <w:t>faithful or trusted? faithful sounds better as it is her action and not ours, as trusted.</w:t>
      </w:r>
    </w:p>
  </w:comment>
  <w:comment w:id="295" w:author="Windows User" w:date="2015-10-30T08:56:00Z" w:initials="BS">
    <w:p w14:paraId="0DA71926" w14:textId="77777777" w:rsidR="00FA5B8C" w:rsidRDefault="00FA5B8C">
      <w:pPr>
        <w:pStyle w:val="CommentText"/>
      </w:pPr>
      <w:r>
        <w:rPr>
          <w:rStyle w:val="CommentReference"/>
        </w:rPr>
        <w:annotationRef/>
      </w:r>
      <w:r>
        <w:t>bless or praise? inconsistent rendering of esmo</w:t>
      </w:r>
    </w:p>
  </w:comment>
  <w:comment w:id="312" w:author="Windows User" w:date="2015-10-30T08:56:00Z" w:initials="BS">
    <w:p w14:paraId="5E7C7F73" w14:textId="77777777" w:rsidR="00FA5B8C" w:rsidRDefault="00FA5B8C">
      <w:pPr>
        <w:pStyle w:val="CommentText"/>
      </w:pPr>
      <w:r>
        <w:rPr>
          <w:rStyle w:val="CommentReference"/>
        </w:rPr>
        <w:annotationRef/>
      </w:r>
      <w:r>
        <w:t>MT (KJV) and Ra lack. NETS has and so does Coptic.</w:t>
      </w:r>
    </w:p>
  </w:comment>
  <w:comment w:id="313" w:author="Windows User" w:date="2015-11-21T13:03:00Z" w:initials="WU">
    <w:p w14:paraId="6D16F4AD" w14:textId="6384F417" w:rsidR="00FA5B8C" w:rsidRDefault="00FA5B8C">
      <w:pPr>
        <w:pStyle w:val="CommentText"/>
      </w:pPr>
      <w:r>
        <w:rPr>
          <w:rStyle w:val="CommentReference"/>
        </w:rPr>
        <w:annotationRef/>
      </w:r>
      <w:r>
        <w:t>check</w:t>
      </w:r>
    </w:p>
  </w:comment>
  <w:comment w:id="314" w:author="Windows User" w:date="2015-11-21T13:03:00Z" w:initials="WU">
    <w:p w14:paraId="302AFACD" w14:textId="01C13B92" w:rsidR="00FA5B8C" w:rsidRDefault="00FA5B8C">
      <w:pPr>
        <w:pStyle w:val="CommentText"/>
      </w:pPr>
      <w:r>
        <w:rPr>
          <w:rStyle w:val="CommentReference"/>
        </w:rPr>
        <w:annotationRef/>
      </w:r>
      <w:r>
        <w:t>check</w:t>
      </w:r>
    </w:p>
  </w:comment>
  <w:comment w:id="315" w:author="Windows User" w:date="2015-11-21T13:04:00Z" w:initials="WU">
    <w:p w14:paraId="7E94FD74" w14:textId="1C1744DB" w:rsidR="00FA5B8C" w:rsidRDefault="00FA5B8C">
      <w:pPr>
        <w:pStyle w:val="CommentText"/>
      </w:pPr>
      <w:r>
        <w:rPr>
          <w:rStyle w:val="CommentReference"/>
        </w:rPr>
        <w:annotationRef/>
      </w:r>
      <w:r>
        <w:t>check</w:t>
      </w:r>
    </w:p>
  </w:comment>
  <w:comment w:id="316" w:author="Windows User" w:date="2015-10-30T08:56:00Z" w:initials="BS">
    <w:p w14:paraId="693244E7" w14:textId="77777777" w:rsidR="00FA5B8C" w:rsidRDefault="00FA5B8C">
      <w:pPr>
        <w:pStyle w:val="CommentText"/>
      </w:pPr>
      <w:r>
        <w:rPr>
          <w:rStyle w:val="CommentReference"/>
        </w:rPr>
        <w:annotationRef/>
      </w:r>
      <w:r>
        <w:t>this structure rather than just a list is probably a KJVism...</w:t>
      </w:r>
    </w:p>
  </w:comment>
  <w:comment w:id="317" w:author="Windows User" w:date="2015-10-30T08:56:00Z" w:initials="BS">
    <w:p w14:paraId="488A41DC" w14:textId="77777777" w:rsidR="00FA5B8C" w:rsidRDefault="00FA5B8C">
      <w:pPr>
        <w:pStyle w:val="CommentText"/>
      </w:pPr>
      <w:r>
        <w:rPr>
          <w:rStyle w:val="CommentReference"/>
        </w:rPr>
        <w:annotationRef/>
      </w:r>
      <w:r>
        <w:t>Coptic varies greatly from NETS</w:t>
      </w:r>
    </w:p>
  </w:comment>
  <w:comment w:id="323" w:author="Windows User" w:date="2015-10-30T08:56:00Z" w:initials="BS">
    <w:p w14:paraId="7B0D7CFE" w14:textId="77777777" w:rsidR="00FA5B8C" w:rsidRDefault="00FA5B8C">
      <w:pPr>
        <w:pStyle w:val="CommentText"/>
      </w:pPr>
      <w:r>
        <w:rPr>
          <w:rStyle w:val="CommentReference"/>
        </w:rPr>
        <w:annotationRef/>
      </w:r>
      <w:r>
        <w:t>NETS has dance... also drum &amp; harp...</w:t>
      </w:r>
    </w:p>
  </w:comment>
  <w:comment w:id="324" w:author="Windows User" w:date="2015-10-30T08:56:00Z" w:initials="BS">
    <w:p w14:paraId="4F8127F0" w14:textId="77777777" w:rsidR="00FA5B8C" w:rsidRDefault="00FA5B8C">
      <w:pPr>
        <w:pStyle w:val="CommentText"/>
      </w:pPr>
      <w:r>
        <w:rPr>
          <w:rStyle w:val="CommentReference"/>
        </w:rPr>
        <w:annotationRef/>
      </w:r>
      <w:r>
        <w:t>NETS and LA have boast in glory...</w:t>
      </w:r>
    </w:p>
  </w:comment>
  <w:comment w:id="325" w:author="Windows User" w:date="2015-10-30T08:56:00Z" w:initials="BS">
    <w:p w14:paraId="28E61235" w14:textId="77777777" w:rsidR="00FA5B8C" w:rsidRDefault="00FA5B8C">
      <w:pPr>
        <w:pStyle w:val="CommentText"/>
      </w:pPr>
      <w:r>
        <w:rPr>
          <w:rStyle w:val="CommentReference"/>
        </w:rPr>
        <w:annotationRef/>
      </w:r>
      <w:r>
        <w:t>NETS has rejoice. Coptis looks to me like glorify... Sing aloud? Rejoice?</w:t>
      </w:r>
    </w:p>
  </w:comment>
  <w:comment w:id="326" w:author="Windows User" w:date="2015-10-30T08:56:00Z" w:initials="BS">
    <w:p w14:paraId="1D5543F0" w14:textId="77777777" w:rsidR="00FA5B8C" w:rsidRDefault="00FA5B8C">
      <w:pPr>
        <w:pStyle w:val="CommentText"/>
      </w:pPr>
      <w:r>
        <w:rPr>
          <w:rStyle w:val="CommentReference"/>
        </w:rPr>
        <w:annotationRef/>
      </w:r>
      <w:r>
        <w:t>NETS has throats too. I'm leaving mouths. Throats is too literal. Not how we say it in English...</w:t>
      </w:r>
    </w:p>
  </w:comment>
  <w:comment w:id="327" w:author="Windows User" w:date="2015-10-30T08:56:00Z" w:initials="BS">
    <w:p w14:paraId="6B1C0901" w14:textId="77777777" w:rsidR="00FA5B8C" w:rsidRDefault="00FA5B8C">
      <w:pPr>
        <w:pStyle w:val="CommentText"/>
      </w:pPr>
      <w:r>
        <w:rPr>
          <w:rStyle w:val="CommentReference"/>
        </w:rPr>
        <w:annotationRef/>
      </w:r>
      <w:r>
        <w:t>NETS has rebukes. punishments?</w:t>
      </w:r>
    </w:p>
  </w:comment>
  <w:comment w:id="333" w:author="Windows User" w:date="2015-10-30T08:56:00Z" w:initials="BS">
    <w:p w14:paraId="2D925BC2" w14:textId="77777777" w:rsidR="00FA5B8C" w:rsidRDefault="00FA5B8C">
      <w:pPr>
        <w:pStyle w:val="CommentText"/>
      </w:pPr>
      <w:r>
        <w:rPr>
          <w:rStyle w:val="CommentReference"/>
        </w:rPr>
        <w:annotationRef/>
      </w:r>
      <w:r>
        <w:t>psaltry? or lyre?</w:t>
      </w:r>
    </w:p>
  </w:comment>
  <w:comment w:id="334" w:author="Windows User" w:date="2015-10-30T08:56:00Z" w:initials="BS">
    <w:p w14:paraId="62D6E6A2" w14:textId="77777777" w:rsidR="00FA5B8C" w:rsidRDefault="00FA5B8C">
      <w:pPr>
        <w:pStyle w:val="CommentText"/>
      </w:pPr>
      <w:r>
        <w:rPr>
          <w:rStyle w:val="CommentReference"/>
        </w:rPr>
        <w:annotationRef/>
      </w:r>
      <w:r>
        <w:t>NETS has drum and dance.</w:t>
      </w:r>
    </w:p>
  </w:comment>
  <w:comment w:id="345" w:author="Windows User" w:date="2015-11-21T13:04:00Z" w:initials="WU">
    <w:p w14:paraId="43B95056" w14:textId="739F9DEF" w:rsidR="00FA5B8C" w:rsidRDefault="00FA5B8C">
      <w:pPr>
        <w:pStyle w:val="CommentText"/>
      </w:pPr>
      <w:r>
        <w:rPr>
          <w:rStyle w:val="CommentReference"/>
        </w:rPr>
        <w:annotationRef/>
      </w:r>
      <w:r>
        <w:t>check</w:t>
      </w:r>
    </w:p>
  </w:comment>
  <w:comment w:id="346" w:author="Windows User" w:date="2015-11-21T13:04:00Z" w:initials="WU">
    <w:p w14:paraId="4D7ACFD6" w14:textId="1714861D" w:rsidR="00FA5B8C" w:rsidRDefault="00FA5B8C">
      <w:pPr>
        <w:pStyle w:val="CommentText"/>
      </w:pPr>
      <w:r>
        <w:rPr>
          <w:rStyle w:val="CommentReference"/>
        </w:rPr>
        <w:annotationRef/>
      </w:r>
      <w:r>
        <w:t>check</w:t>
      </w:r>
    </w:p>
  </w:comment>
  <w:comment w:id="347" w:author="Windows User" w:date="2015-10-30T08:56:00Z" w:initials="BS">
    <w:p w14:paraId="695AC7CA" w14:textId="77777777" w:rsidR="00FA5B8C" w:rsidRDefault="00FA5B8C">
      <w:pPr>
        <w:pStyle w:val="CommentText"/>
      </w:pPr>
      <w:r>
        <w:rPr>
          <w:rStyle w:val="CommentReference"/>
        </w:rPr>
        <w:annotationRef/>
      </w:r>
      <w:r>
        <w:t>tense? praise or will praise?</w:t>
      </w:r>
    </w:p>
  </w:comment>
  <w:comment w:id="348" w:author="Windows User" w:date="2015-10-30T08:56:00Z" w:initials="BS">
    <w:p w14:paraId="5AAF82A6" w14:textId="77777777" w:rsidR="00FA5B8C" w:rsidRDefault="00FA5B8C">
      <w:pPr>
        <w:pStyle w:val="CommentText"/>
      </w:pPr>
      <w:r>
        <w:rPr>
          <w:rStyle w:val="CommentReference"/>
        </w:rPr>
        <w:annotationRef/>
      </w:r>
      <w:r>
        <w:t>earth? land? creation?</w:t>
      </w:r>
    </w:p>
  </w:comment>
  <w:comment w:id="349" w:author="Windows User" w:date="2015-11-21T13:05:00Z" w:initials="WU">
    <w:p w14:paraId="0969C40E" w14:textId="58443D94" w:rsidR="00FA5B8C" w:rsidRDefault="00FA5B8C">
      <w:pPr>
        <w:pStyle w:val="CommentText"/>
      </w:pPr>
      <w:r>
        <w:rPr>
          <w:rStyle w:val="CommentReference"/>
        </w:rPr>
        <w:annotationRef/>
      </w:r>
      <w:r>
        <w:t>check</w:t>
      </w:r>
    </w:p>
  </w:comment>
  <w:comment w:id="350" w:author="Windows User" w:date="2015-10-30T08:56:00Z" w:initials="BS">
    <w:p w14:paraId="1A33F439" w14:textId="77777777" w:rsidR="00FA5B8C" w:rsidRDefault="00FA5B8C">
      <w:pPr>
        <w:pStyle w:val="CommentText"/>
      </w:pPr>
      <w:r>
        <w:rPr>
          <w:rStyle w:val="CommentReference"/>
        </w:rPr>
        <w:annotationRef/>
      </w:r>
      <w:r>
        <w:t>make haste is a little archaic. But hurry is way too colloquial. Quicken doesn't sound right.</w:t>
      </w:r>
    </w:p>
  </w:comment>
  <w:comment w:id="351" w:author="Windows User" w:date="2015-10-30T08:56:00Z" w:initials="BS">
    <w:p w14:paraId="562CE0FC" w14:textId="77777777" w:rsidR="00FA5B8C" w:rsidRDefault="00FA5B8C">
      <w:pPr>
        <w:pStyle w:val="CommentText"/>
      </w:pPr>
      <w:r>
        <w:rPr>
          <w:rStyle w:val="CommentReference"/>
        </w:rPr>
        <w:annotationRef/>
      </w:r>
      <w:r>
        <w:t>should either be diverse here or different elsewhere</w:t>
      </w:r>
    </w:p>
  </w:comment>
  <w:comment w:id="352" w:author="Windows User" w:date="2015-10-30T08:56:00Z" w:initials="BS">
    <w:p w14:paraId="12BFF8D2" w14:textId="77777777" w:rsidR="00FA5B8C" w:rsidRDefault="00FA5B8C">
      <w:pPr>
        <w:pStyle w:val="CommentText"/>
      </w:pPr>
      <w:r>
        <w:rPr>
          <w:rStyle w:val="CommentReference"/>
        </w:rPr>
        <w:annotationRef/>
      </w:r>
      <w:r>
        <w:t>truth or righteousness? Or justice?</w:t>
      </w:r>
    </w:p>
  </w:comment>
  <w:comment w:id="353" w:author="Windows User" w:date="2015-10-30T08:56:00Z" w:initials="BS">
    <w:p w14:paraId="69B93886" w14:textId="77777777" w:rsidR="00FA5B8C" w:rsidRDefault="00FA5B8C">
      <w:pPr>
        <w:pStyle w:val="CommentText"/>
      </w:pPr>
      <w:r>
        <w:rPr>
          <w:rStyle w:val="CommentReference"/>
        </w:rPr>
        <w:annotationRef/>
      </w:r>
      <w:r>
        <w:t>patience or longsuffering?</w:t>
      </w:r>
    </w:p>
  </w:comment>
  <w:comment w:id="354" w:author="Windows User" w:date="2015-10-30T08:56:00Z" w:initials="BS">
    <w:p w14:paraId="01BA5B47" w14:textId="77777777" w:rsidR="00FA5B8C" w:rsidRDefault="00FA5B8C">
      <w:pPr>
        <w:pStyle w:val="CommentText"/>
      </w:pPr>
      <w:r>
        <w:rPr>
          <w:rStyle w:val="CommentReference"/>
        </w:rPr>
        <w:annotationRef/>
      </w:r>
      <w:r>
        <w:t>just "at the first watch"?</w:t>
      </w:r>
    </w:p>
  </w:comment>
  <w:comment w:id="355" w:author="Windows User" w:date="2015-10-30T08:56:00Z" w:initials="BS">
    <w:p w14:paraId="654C6A2A" w14:textId="77777777" w:rsidR="00FA5B8C" w:rsidRDefault="00FA5B8C">
      <w:pPr>
        <w:pStyle w:val="CommentText"/>
      </w:pPr>
      <w:r>
        <w:rPr>
          <w:rStyle w:val="CommentReference"/>
        </w:rPr>
        <w:annotationRef/>
      </w:r>
      <w:r>
        <w:t>sweet, or easy?</w:t>
      </w:r>
    </w:p>
  </w:comment>
  <w:comment w:id="356" w:author="Windows User" w:date="2015-10-30T08:56:00Z" w:initials="BS">
    <w:p w14:paraId="3F91B004" w14:textId="77777777" w:rsidR="00FA5B8C" w:rsidRDefault="00FA5B8C">
      <w:pPr>
        <w:pStyle w:val="CommentText"/>
      </w:pPr>
      <w:r>
        <w:rPr>
          <w:rStyle w:val="CommentReference"/>
        </w:rPr>
        <w:annotationRef/>
      </w:r>
      <w:r>
        <w:t>less accurate than beloved, but sounds a lot better..</w:t>
      </w:r>
    </w:p>
  </w:comment>
  <w:comment w:id="357" w:author="Windows User" w:date="2015-10-30T08:56:00Z" w:initials="BS">
    <w:p w14:paraId="531A635E" w14:textId="77777777" w:rsidR="00FA5B8C" w:rsidRDefault="00FA5B8C">
      <w:pPr>
        <w:pStyle w:val="CommentText"/>
      </w:pPr>
      <w:r>
        <w:rPr>
          <w:rStyle w:val="CommentReference"/>
        </w:rPr>
        <w:annotationRef/>
      </w:r>
      <w:r>
        <w:t>sound better if omit of?</w:t>
      </w:r>
    </w:p>
  </w:comment>
  <w:comment w:id="358" w:author="Windows User" w:date="2015-10-30T08:56:00Z" w:initials="BS">
    <w:p w14:paraId="3662E5CA" w14:textId="77777777" w:rsidR="00FA5B8C" w:rsidRDefault="00FA5B8C">
      <w:pPr>
        <w:pStyle w:val="CommentText"/>
      </w:pPr>
      <w:r>
        <w:rPr>
          <w:rStyle w:val="CommentReference"/>
        </w:rPr>
        <w:annotationRef/>
      </w:r>
      <w:r>
        <w:t>truth, or righteousness?</w:t>
      </w:r>
    </w:p>
  </w:comment>
  <w:comment w:id="359" w:author="Windows User" w:date="2015-10-30T08:56:00Z" w:initials="BS">
    <w:p w14:paraId="0B164BA8" w14:textId="77777777" w:rsidR="00FA5B8C" w:rsidRDefault="00FA5B8C">
      <w:pPr>
        <w:pStyle w:val="CommentText"/>
      </w:pPr>
      <w:r>
        <w:rPr>
          <w:rStyle w:val="CommentReference"/>
        </w:rPr>
        <w:annotationRef/>
      </w:r>
      <w:r>
        <w:t>true, or perfecvt?</w:t>
      </w:r>
    </w:p>
  </w:comment>
  <w:comment w:id="360" w:author="Windows User" w:date="2015-10-30T08:56:00Z" w:initials="BS">
    <w:p w14:paraId="71611444" w14:textId="77777777" w:rsidR="00FA5B8C" w:rsidRDefault="00FA5B8C">
      <w:pPr>
        <w:pStyle w:val="CommentText"/>
      </w:pPr>
      <w:r>
        <w:rPr>
          <w:rStyle w:val="CommentReference"/>
        </w:rPr>
        <w:annotationRef/>
      </w:r>
      <w:r>
        <w:t>and?</w:t>
      </w:r>
    </w:p>
  </w:comment>
  <w:comment w:id="361" w:author="Windows User" w:date="2015-10-30T08:56:00Z" w:initials="BS">
    <w:p w14:paraId="3453634C" w14:textId="77777777" w:rsidR="00FA5B8C" w:rsidRDefault="00FA5B8C">
      <w:pPr>
        <w:pStyle w:val="CommentText"/>
      </w:pPr>
      <w:r>
        <w:rPr>
          <w:rStyle w:val="CommentReference"/>
        </w:rPr>
        <w:annotationRef/>
      </w:r>
      <w:r>
        <w:t>gather is in first line in Coptic, but tune flows better here..</w:t>
      </w:r>
    </w:p>
  </w:comment>
  <w:comment w:id="362" w:author="Windows User" w:date="2015-10-30T08:56:00Z" w:initials="BS">
    <w:p w14:paraId="7E153857" w14:textId="77777777" w:rsidR="00FA5B8C" w:rsidRDefault="00FA5B8C">
      <w:pPr>
        <w:pStyle w:val="CommentText"/>
      </w:pPr>
      <w:r>
        <w:rPr>
          <w:rStyle w:val="CommentReference"/>
        </w:rPr>
        <w:annotationRef/>
      </w:r>
      <w:r>
        <w:t>will?</w:t>
      </w:r>
    </w:p>
  </w:comment>
  <w:comment w:id="363" w:author="Windows User" w:date="2015-10-30T08:56:00Z" w:initials="BS">
    <w:p w14:paraId="0F1F6ABA" w14:textId="77777777" w:rsidR="00FA5B8C" w:rsidRDefault="00FA5B8C">
      <w:pPr>
        <w:pStyle w:val="CommentText"/>
      </w:pPr>
      <w:r>
        <w:rPr>
          <w:rStyle w:val="CommentReference"/>
        </w:rPr>
        <w:annotationRef/>
      </w:r>
      <w:r>
        <w:t>save? keep? deliver?</w:t>
      </w:r>
    </w:p>
  </w:comment>
  <w:comment w:id="364" w:author="Windows User" w:date="2015-10-30T08:56:00Z" w:initials="BS">
    <w:p w14:paraId="434E24A2" w14:textId="77777777" w:rsidR="00FA5B8C" w:rsidRDefault="00FA5B8C">
      <w:pPr>
        <w:pStyle w:val="CommentText"/>
      </w:pPr>
      <w:r>
        <w:rPr>
          <w:rStyle w:val="CommentReference"/>
        </w:rPr>
        <w:annotationRef/>
      </w:r>
      <w:r>
        <w:t>need a convention for making "ak ee". {}? bold?</w:t>
      </w:r>
    </w:p>
  </w:comment>
  <w:comment w:id="365" w:author="Windows User" w:date="2015-10-30T08:56:00Z" w:initials="BS">
    <w:p w14:paraId="27E02422" w14:textId="77777777" w:rsidR="00FA5B8C" w:rsidRDefault="00FA5B8C">
      <w:pPr>
        <w:pStyle w:val="CommentText"/>
      </w:pPr>
      <w:r>
        <w:rPr>
          <w:rStyle w:val="CommentReference"/>
        </w:rPr>
        <w:annotationRef/>
      </w:r>
      <w:r>
        <w:t>I like it better with "be" in... thoughts?</w:t>
      </w:r>
    </w:p>
  </w:comment>
  <w:comment w:id="375" w:author="Windows User" w:date="2015-11-02T12:45:00Z" w:initials="BS">
    <w:p w14:paraId="5CD6F88D" w14:textId="77777777" w:rsidR="00FA5B8C" w:rsidRDefault="00FA5B8C">
      <w:pPr>
        <w:pStyle w:val="CommentText"/>
      </w:pPr>
      <w:r>
        <w:rPr>
          <w:rStyle w:val="CommentReference"/>
        </w:rPr>
        <w:annotationRef/>
      </w:r>
      <w:r>
        <w:t>this splitting of the verses doesn't follow the Coptic... does it really flow much better, or is it just that I'm more used to it?</w:t>
      </w:r>
    </w:p>
  </w:comment>
  <w:comment w:id="376" w:author="Windows User" w:date="2015-10-30T08:56:00Z" w:initials="BS">
    <w:p w14:paraId="3E0A2F03" w14:textId="77777777" w:rsidR="00FA5B8C" w:rsidRDefault="00FA5B8C">
      <w:pPr>
        <w:pStyle w:val="CommentText"/>
      </w:pPr>
      <w:r>
        <w:rPr>
          <w:rStyle w:val="CommentReference"/>
        </w:rPr>
        <w:annotationRef/>
      </w:r>
      <w:r>
        <w:t>does coptic bear out? Feels much more right to me.</w:t>
      </w:r>
    </w:p>
  </w:comment>
  <w:comment w:id="377" w:author="Windows User" w:date="2015-10-30T08:56:00Z" w:initials="BS">
    <w:p w14:paraId="27BA4E3F" w14:textId="77777777" w:rsidR="00FA5B8C" w:rsidRDefault="00FA5B8C">
      <w:pPr>
        <w:pStyle w:val="CommentText"/>
      </w:pPr>
      <w:r>
        <w:rPr>
          <w:rStyle w:val="CommentReference"/>
        </w:rPr>
        <w:annotationRef/>
      </w:r>
      <w:r>
        <w:t>tense?</w:t>
      </w:r>
    </w:p>
  </w:comment>
  <w:comment w:id="378" w:author="Windows User" w:date="2015-10-30T08:56:00Z" w:initials="BS">
    <w:p w14:paraId="31589DA8" w14:textId="77777777" w:rsidR="00FA5B8C" w:rsidRDefault="00FA5B8C">
      <w:pPr>
        <w:pStyle w:val="CommentText"/>
      </w:pPr>
      <w:r>
        <w:rPr>
          <w:rStyle w:val="CommentReference"/>
        </w:rPr>
        <w:annotationRef/>
      </w:r>
      <w:r>
        <w:t>exalt or magnify?</w:t>
      </w:r>
    </w:p>
  </w:comment>
  <w:comment w:id="379" w:author="Windows User" w:date="2015-10-30T08:56:00Z" w:initials="BS">
    <w:p w14:paraId="2FA4F68C" w14:textId="77777777" w:rsidR="00FA5B8C" w:rsidRDefault="00FA5B8C">
      <w:pPr>
        <w:pStyle w:val="CommentText"/>
      </w:pPr>
      <w:r>
        <w:rPr>
          <w:rStyle w:val="CommentReference"/>
        </w:rPr>
        <w:annotationRef/>
      </w:r>
      <w:r>
        <w:t>or iwn?</w:t>
      </w:r>
    </w:p>
  </w:comment>
  <w:comment w:id="383" w:author="Windows User" w:date="2015-10-30T08:56:00Z" w:initials="BS">
    <w:p w14:paraId="66931B65" w14:textId="77777777" w:rsidR="00FA5B8C" w:rsidRDefault="00FA5B8C">
      <w:pPr>
        <w:pStyle w:val="CommentText"/>
      </w:pPr>
      <w:r>
        <w:rPr>
          <w:rStyle w:val="CommentReference"/>
        </w:rPr>
        <w:annotationRef/>
      </w:r>
      <w:r>
        <w:t>does type capture "it foretold the sign" in more contemporary language than "a figure"</w:t>
      </w:r>
    </w:p>
  </w:comment>
  <w:comment w:id="384" w:author="Windows User" w:date="2015-10-30T08:56:00Z" w:initials="BS">
    <w:p w14:paraId="348ED6EC" w14:textId="77777777" w:rsidR="00FA5B8C" w:rsidRDefault="00FA5B8C">
      <w:pPr>
        <w:pStyle w:val="CommentText"/>
      </w:pPr>
      <w:r>
        <w:rPr>
          <w:rStyle w:val="CommentReference"/>
        </w:rPr>
        <w:annotationRef/>
      </w:r>
      <w:r>
        <w:t>correct that no mention of nature?</w:t>
      </w:r>
    </w:p>
  </w:comment>
  <w:comment w:id="385" w:author="Windows User" w:date="2015-10-30T08:56:00Z" w:initials="BS">
    <w:p w14:paraId="66D7DE6B" w14:textId="77777777" w:rsidR="00FA5B8C" w:rsidRDefault="00FA5B8C">
      <w:pPr>
        <w:pStyle w:val="CommentText"/>
      </w:pPr>
      <w:r>
        <w:rPr>
          <w:rStyle w:val="CommentReference"/>
        </w:rPr>
        <w:annotationRef/>
      </w:r>
      <w:r>
        <w:t>holy or pure? divinity or godhead?</w:t>
      </w:r>
    </w:p>
  </w:comment>
  <w:comment w:id="386" w:author="Windows User" w:date="2015-10-30T08:56:00Z" w:initials="BS">
    <w:p w14:paraId="027CA20A" w14:textId="77777777" w:rsidR="00FA5B8C" w:rsidRDefault="00FA5B8C">
      <w:pPr>
        <w:pStyle w:val="CommentText"/>
      </w:pPr>
      <w:r>
        <w:rPr>
          <w:rStyle w:val="CommentReference"/>
        </w:rPr>
        <w:annotationRef/>
      </w:r>
      <w:r>
        <w:t>born or begotten? begotten without seeed or without mixture of substance?</w:t>
      </w:r>
    </w:p>
  </w:comment>
  <w:comment w:id="387" w:author="Windows User" w:date="2015-10-30T08:56:00Z" w:initials="BS">
    <w:p w14:paraId="02611415" w14:textId="77777777" w:rsidR="00FA5B8C" w:rsidRDefault="00FA5B8C">
      <w:pPr>
        <w:pStyle w:val="CommentText"/>
      </w:pPr>
      <w:r>
        <w:rPr>
          <w:rStyle w:val="CommentReference"/>
        </w:rPr>
        <w:annotationRef/>
      </w:r>
      <w:r>
        <w:t>coessential or consubstantial?</w:t>
      </w:r>
    </w:p>
  </w:comment>
  <w:comment w:id="388" w:author="Windows User" w:date="2015-10-30T08:56:00Z" w:initials="BS">
    <w:p w14:paraId="614C10D1" w14:textId="77777777" w:rsidR="00FA5B8C" w:rsidRDefault="00FA5B8C">
      <w:pPr>
        <w:pStyle w:val="CommentText"/>
      </w:pPr>
      <w:r>
        <w:rPr>
          <w:rStyle w:val="CommentReference"/>
        </w:rPr>
        <w:annotationRef/>
      </w:r>
      <w:r>
        <w:t>made one or joined?</w:t>
      </w:r>
    </w:p>
  </w:comment>
  <w:comment w:id="389" w:author="Windows User" w:date="2015-10-30T08:56:00Z" w:initials="BS">
    <w:p w14:paraId="3E2E12B0" w14:textId="77777777" w:rsidR="00FA5B8C" w:rsidRDefault="00FA5B8C">
      <w:pPr>
        <w:pStyle w:val="CommentText"/>
      </w:pPr>
      <w:r>
        <w:rPr>
          <w:rStyle w:val="CommentReference"/>
        </w:rPr>
        <w:annotationRef/>
      </w:r>
      <w:r>
        <w:t>does this rephrasing capture it ok?</w:t>
      </w:r>
    </w:p>
  </w:comment>
  <w:comment w:id="390" w:author="Windows User" w:date="2015-10-30T08:56:00Z" w:initials="BS">
    <w:p w14:paraId="088FCA4D" w14:textId="77777777" w:rsidR="00FA5B8C" w:rsidRDefault="00FA5B8C">
      <w:pPr>
        <w:pStyle w:val="CommentText"/>
      </w:pPr>
      <w:r>
        <w:rPr>
          <w:rStyle w:val="CommentReference"/>
        </w:rPr>
        <w:annotationRef/>
      </w:r>
      <w:r>
        <w:t>something clearer than putplue?</w:t>
      </w:r>
    </w:p>
  </w:comment>
  <w:comment w:id="391" w:author="Windows User" w:date="2015-10-30T08:56:00Z" w:initials="BS">
    <w:p w14:paraId="0F508FB7" w14:textId="77777777" w:rsidR="00FA5B8C" w:rsidRDefault="00FA5B8C">
      <w:pPr>
        <w:pStyle w:val="CommentText"/>
      </w:pPr>
      <w:r>
        <w:rPr>
          <w:rStyle w:val="CommentReference"/>
        </w:rPr>
        <w:annotationRef/>
      </w:r>
      <w:r>
        <w:t>woven or fine?</w:t>
      </w:r>
    </w:p>
  </w:comment>
  <w:comment w:id="392" w:author="Windows User" w:date="2015-10-30T08:56:00Z" w:initials="BS">
    <w:p w14:paraId="20A62B9C" w14:textId="77777777" w:rsidR="00FA5B8C" w:rsidRDefault="00FA5B8C">
      <w:pPr>
        <w:pStyle w:val="CommentText"/>
      </w:pPr>
      <w:r>
        <w:rPr>
          <w:rStyle w:val="CommentReference"/>
        </w:rPr>
        <w:annotationRef/>
      </w:r>
      <w:r>
        <w:t>palin</w:t>
      </w:r>
    </w:p>
  </w:comment>
  <w:comment w:id="393" w:author="Windows User" w:date="2015-10-30T08:56:00Z" w:initials="BS">
    <w:p w14:paraId="21E3C821" w14:textId="77777777" w:rsidR="00FA5B8C" w:rsidRDefault="00FA5B8C">
      <w:pPr>
        <w:pStyle w:val="CommentText"/>
      </w:pPr>
      <w:r>
        <w:rPr>
          <w:rStyle w:val="CommentReference"/>
        </w:rPr>
        <w:annotationRef/>
      </w:r>
      <w:r>
        <w:t>exalt or magnify?</w:t>
      </w:r>
    </w:p>
  </w:comment>
  <w:comment w:id="394" w:author="Windows User" w:date="2015-10-30T08:56:00Z" w:initials="BS">
    <w:p w14:paraId="3A816644" w14:textId="77777777" w:rsidR="00FA5B8C" w:rsidRDefault="00FA5B8C">
      <w:pPr>
        <w:pStyle w:val="CommentText"/>
      </w:pPr>
      <w:r>
        <w:rPr>
          <w:rStyle w:val="CommentReference"/>
        </w:rPr>
        <w:annotationRef/>
      </w:r>
      <w:r>
        <w:t>or iwn?</w:t>
      </w:r>
    </w:p>
  </w:comment>
  <w:comment w:id="398" w:author="Windows User" w:date="2015-10-30T08:56:00Z" w:initials="BS">
    <w:p w14:paraId="113D1519" w14:textId="77777777" w:rsidR="00FA5B8C" w:rsidRDefault="00FA5B8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99" w:author="Windows User" w:date="2015-10-30T08:56:00Z" w:initials="BS">
    <w:p w14:paraId="6F5F241D" w14:textId="77777777" w:rsidR="00FA5B8C" w:rsidRDefault="00FA5B8C">
      <w:pPr>
        <w:pStyle w:val="CommentText"/>
      </w:pPr>
      <w:r>
        <w:rPr>
          <w:rStyle w:val="CommentReference"/>
        </w:rPr>
        <w:annotationRef/>
      </w:r>
      <w:r>
        <w:t>forged or beaten?</w:t>
      </w:r>
    </w:p>
  </w:comment>
  <w:comment w:id="400" w:author="Windows User" w:date="2015-10-30T08:56:00Z" w:initials="BS">
    <w:p w14:paraId="2FF96A0B" w14:textId="77777777" w:rsidR="00FA5B8C" w:rsidRDefault="00FA5B8C">
      <w:pPr>
        <w:pStyle w:val="CommentText"/>
      </w:pPr>
      <w:r>
        <w:rPr>
          <w:rStyle w:val="CommentReference"/>
        </w:rPr>
        <w:annotationRef/>
      </w:r>
      <w:r>
        <w:t>omit? always and move up mercy seat?</w:t>
      </w:r>
    </w:p>
  </w:comment>
  <w:comment w:id="401" w:author="Windows User" w:date="2015-10-30T08:56:00Z" w:initials="BS">
    <w:p w14:paraId="0E65E511" w14:textId="77777777" w:rsidR="00FA5B8C" w:rsidRDefault="00FA5B8C">
      <w:pPr>
        <w:pStyle w:val="CommentText"/>
      </w:pPr>
      <w:r>
        <w:rPr>
          <w:rStyle w:val="CommentReference"/>
        </w:rPr>
        <w:annotationRef/>
      </w:r>
      <w:r>
        <w:t>tense? past makes a lot more sense</w:t>
      </w:r>
    </w:p>
  </w:comment>
  <w:comment w:id="402" w:author="Windows User" w:date="2015-10-30T08:56:00Z" w:initials="BS">
    <w:p w14:paraId="76117212" w14:textId="77777777" w:rsidR="00FA5B8C" w:rsidRDefault="00FA5B8C">
      <w:pPr>
        <w:pStyle w:val="CommentText"/>
      </w:pPr>
      <w:r>
        <w:rPr>
          <w:rStyle w:val="CommentReference"/>
        </w:rPr>
        <w:annotationRef/>
      </w:r>
      <w:r>
        <w:t>why does Abouna omit sin?</w:t>
      </w:r>
    </w:p>
  </w:comment>
  <w:comment w:id="403" w:author="Windows User" w:date="2015-10-30T08:56:00Z" w:initials="BS">
    <w:p w14:paraId="165225E3" w14:textId="77777777" w:rsidR="00FA5B8C" w:rsidRDefault="00FA5B8C">
      <w:pPr>
        <w:pStyle w:val="CommentText"/>
      </w:pPr>
      <w:r>
        <w:rPr>
          <w:rStyle w:val="CommentReference"/>
        </w:rPr>
        <w:annotationRef/>
      </w:r>
      <w:r>
        <w:t>exalt or magnify?</w:t>
      </w:r>
    </w:p>
  </w:comment>
  <w:comment w:id="404" w:author="Windows User" w:date="2015-10-30T08:56:00Z" w:initials="BS">
    <w:p w14:paraId="688426FE" w14:textId="77777777" w:rsidR="00FA5B8C" w:rsidRDefault="00FA5B8C">
      <w:pPr>
        <w:pStyle w:val="CommentText"/>
      </w:pPr>
      <w:r>
        <w:rPr>
          <w:rStyle w:val="CommentReference"/>
        </w:rPr>
        <w:annotationRef/>
      </w:r>
      <w:r>
        <w:t>or iwn?</w:t>
      </w:r>
    </w:p>
  </w:comment>
  <w:comment w:id="408" w:author="Windows User" w:date="2015-10-30T08:56:00Z" w:initials="BS">
    <w:p w14:paraId="30D8BA96" w14:textId="77777777" w:rsidR="00FA5B8C" w:rsidRDefault="00FA5B8C">
      <w:pPr>
        <w:pStyle w:val="CommentText"/>
      </w:pPr>
      <w:r>
        <w:rPr>
          <w:rStyle w:val="CommentReference"/>
        </w:rPr>
        <w:annotationRef/>
      </w:r>
      <w:r>
        <w:t>That your name be called... sounds like an expression that should just be that you be called in english. Thoughts?</w:t>
      </w:r>
    </w:p>
  </w:comment>
  <w:comment w:id="409" w:author="Windows User" w:date="2015-10-30T08:56:00Z" w:initials="BS">
    <w:p w14:paraId="057ADDF1" w14:textId="77777777" w:rsidR="00FA5B8C" w:rsidRDefault="00FA5B8C">
      <w:pPr>
        <w:pStyle w:val="CommentText"/>
      </w:pPr>
      <w:r>
        <w:rPr>
          <w:rStyle w:val="CommentReference"/>
        </w:rPr>
        <w:annotationRef/>
      </w:r>
      <w:r>
        <w:t>for isn't accurate... but sounds better</w:t>
      </w:r>
    </w:p>
  </w:comment>
  <w:comment w:id="410" w:author="Windows User" w:date="2015-10-30T08:56:00Z" w:initials="BS">
    <w:p w14:paraId="55A12B09" w14:textId="77777777" w:rsidR="00FA5B8C" w:rsidRDefault="00FA5B8C">
      <w:pPr>
        <w:pStyle w:val="CommentText"/>
      </w:pPr>
      <w:r>
        <w:rPr>
          <w:rStyle w:val="CommentReference"/>
        </w:rPr>
        <w:annotationRef/>
      </w:r>
      <w:r>
        <w:t>exalt or magnify?</w:t>
      </w:r>
    </w:p>
  </w:comment>
  <w:comment w:id="411" w:author="Windows User" w:date="2015-10-30T08:56:00Z" w:initials="BS">
    <w:p w14:paraId="22FCD2DC" w14:textId="77777777" w:rsidR="00FA5B8C" w:rsidRDefault="00FA5B8C">
      <w:pPr>
        <w:pStyle w:val="CommentText"/>
      </w:pPr>
      <w:r>
        <w:rPr>
          <w:rStyle w:val="CommentReference"/>
        </w:rPr>
        <w:annotationRef/>
      </w:r>
      <w:r>
        <w:t>or iwn?</w:t>
      </w:r>
    </w:p>
  </w:comment>
  <w:comment w:id="415" w:author="Windows User" w:date="2015-10-30T08:56:00Z" w:initials="BS">
    <w:p w14:paraId="58320C8D" w14:textId="77777777" w:rsidR="00FA5B8C" w:rsidRDefault="00FA5B8C">
      <w:pPr>
        <w:pStyle w:val="CommentText"/>
      </w:pPr>
      <w:r>
        <w:rPr>
          <w:rStyle w:val="CommentReference"/>
        </w:rPr>
        <w:annotationRef/>
      </w:r>
      <w:r>
        <w:t>perpetual lamp?</w:t>
      </w:r>
    </w:p>
  </w:comment>
  <w:comment w:id="416" w:author="Windows User" w:date="2015-10-30T08:56:00Z" w:initials="BS">
    <w:p w14:paraId="131853C5" w14:textId="77777777" w:rsidR="00FA5B8C" w:rsidRDefault="00FA5B8C">
      <w:pPr>
        <w:pStyle w:val="CommentText"/>
      </w:pPr>
      <w:r>
        <w:rPr>
          <w:rStyle w:val="CommentReference"/>
        </w:rPr>
        <w:annotationRef/>
      </w:r>
      <w:r>
        <w:t>parousia?</w:t>
      </w:r>
    </w:p>
  </w:comment>
  <w:comment w:id="417" w:author="Windows User" w:date="2015-10-30T08:56:00Z" w:initials="BS">
    <w:p w14:paraId="2752582D" w14:textId="77777777" w:rsidR="00FA5B8C" w:rsidRDefault="00FA5B8C">
      <w:pPr>
        <w:pStyle w:val="CommentText"/>
      </w:pPr>
      <w:r>
        <w:rPr>
          <w:rStyle w:val="CommentReference"/>
        </w:rPr>
        <w:annotationRef/>
      </w:r>
      <w:r>
        <w:t>tense?</w:t>
      </w:r>
    </w:p>
  </w:comment>
  <w:comment w:id="418" w:author="Windows User" w:date="2015-10-30T08:56:00Z" w:initials="BS">
    <w:p w14:paraId="1D0D8540" w14:textId="77777777" w:rsidR="00FA5B8C" w:rsidRDefault="00FA5B8C">
      <w:pPr>
        <w:pStyle w:val="CommentText"/>
      </w:pPr>
      <w:r>
        <w:rPr>
          <w:rStyle w:val="CommentReference"/>
        </w:rPr>
        <w:annotationRef/>
      </w:r>
      <w:r>
        <w:t>enlightens?</w:t>
      </w:r>
    </w:p>
  </w:comment>
  <w:comment w:id="419" w:author="Windows User" w:date="2015-10-30T08:56:00Z" w:initials="BS">
    <w:p w14:paraId="2ABDA5FE" w14:textId="77777777" w:rsidR="00FA5B8C" w:rsidRDefault="00FA5B8C">
      <w:pPr>
        <w:pStyle w:val="CommentText"/>
      </w:pPr>
      <w:r>
        <w:rPr>
          <w:rStyle w:val="CommentReference"/>
        </w:rPr>
        <w:annotationRef/>
      </w:r>
      <w:r>
        <w:t>exalt or magnify?</w:t>
      </w:r>
    </w:p>
  </w:comment>
  <w:comment w:id="420" w:author="Windows User" w:date="2015-10-30T08:56:00Z" w:initials="BS">
    <w:p w14:paraId="4895CE86" w14:textId="77777777" w:rsidR="00FA5B8C" w:rsidRDefault="00FA5B8C">
      <w:pPr>
        <w:pStyle w:val="CommentText"/>
      </w:pPr>
      <w:r>
        <w:rPr>
          <w:rStyle w:val="CommentReference"/>
        </w:rPr>
        <w:annotationRef/>
      </w:r>
      <w:r>
        <w:t>or iwn?</w:t>
      </w:r>
    </w:p>
  </w:comment>
  <w:comment w:id="424" w:author="Windows User" w:date="2015-10-30T08:56:00Z" w:initials="BS">
    <w:p w14:paraId="3620CEEF" w14:textId="77777777" w:rsidR="00FA5B8C" w:rsidRDefault="00FA5B8C">
      <w:pPr>
        <w:pStyle w:val="CommentText"/>
      </w:pPr>
      <w:r>
        <w:rPr>
          <w:rStyle w:val="CommentReference"/>
        </w:rPr>
        <w:annotationRef/>
      </w:r>
      <w:r>
        <w:t>this order better or worse?</w:t>
      </w:r>
    </w:p>
  </w:comment>
  <w:comment w:id="425" w:author="Windows User" w:date="2015-10-30T08:56:00Z" w:initials="BS">
    <w:p w14:paraId="23AF8204" w14:textId="77777777" w:rsidR="00FA5B8C" w:rsidRDefault="00FA5B8C">
      <w:pPr>
        <w:pStyle w:val="CommentText"/>
      </w:pPr>
      <w:r>
        <w:rPr>
          <w:rStyle w:val="CommentReference"/>
        </w:rPr>
        <w:annotationRef/>
      </w:r>
      <w:r>
        <w:t>I think upon should stay here</w:t>
      </w:r>
    </w:p>
  </w:comment>
  <w:comment w:id="426" w:author="Windows User" w:date="2015-10-30T08:56:00Z" w:initials="BS">
    <w:p w14:paraId="1F1B891B" w14:textId="77777777" w:rsidR="00FA5B8C" w:rsidRDefault="00FA5B8C">
      <w:pPr>
        <w:pStyle w:val="CommentText"/>
      </w:pPr>
      <w:r>
        <w:rPr>
          <w:rStyle w:val="CommentReference"/>
        </w:rPr>
        <w:annotationRef/>
      </w:r>
      <w:r>
        <w:t>exalt or magnify?</w:t>
      </w:r>
    </w:p>
  </w:comment>
  <w:comment w:id="427" w:author="Windows User" w:date="2015-10-30T08:56:00Z" w:initials="BS">
    <w:p w14:paraId="7E678661" w14:textId="77777777" w:rsidR="00FA5B8C" w:rsidRDefault="00FA5B8C">
      <w:pPr>
        <w:pStyle w:val="CommentText"/>
      </w:pPr>
      <w:r>
        <w:rPr>
          <w:rStyle w:val="CommentReference"/>
        </w:rPr>
        <w:annotationRef/>
      </w:r>
      <w:r>
        <w:t>or iwn?</w:t>
      </w:r>
    </w:p>
  </w:comment>
  <w:comment w:id="435" w:author="Windows User" w:date="2015-10-30T08:56:00Z" w:initials="BS">
    <w:p w14:paraId="649B3291" w14:textId="77777777" w:rsidR="00FA5B8C" w:rsidRDefault="00FA5B8C">
      <w:pPr>
        <w:pStyle w:val="CommentText"/>
      </w:pPr>
      <w:r>
        <w:rPr>
          <w:rStyle w:val="CommentReference"/>
        </w:rPr>
        <w:annotationRef/>
      </w:r>
      <w:r>
        <w:t>The phrase is "Our God in truth". Placing a coma before "in truth" makis it sound like "in truth withotu the seed of man"</w:t>
      </w:r>
    </w:p>
  </w:comment>
  <w:comment w:id="436" w:author="Windows User" w:date="2015-10-30T08:56:00Z" w:initials="BS">
    <w:p w14:paraId="30EFE448" w14:textId="77777777" w:rsidR="00FA5B8C" w:rsidRDefault="00FA5B8C">
      <w:pPr>
        <w:pStyle w:val="CommentText"/>
      </w:pPr>
      <w:r>
        <w:rPr>
          <w:rStyle w:val="CommentReference"/>
        </w:rPr>
        <w:annotationRef/>
      </w:r>
      <w:r>
        <w:t>While being virgin is correct. But it sounds strange. being a virgin is less accurate. Being virginal?</w:t>
      </w:r>
    </w:p>
  </w:comment>
  <w:comment w:id="437" w:author="Windows User" w:date="2015-10-30T08:56:00Z" w:initials="BS">
    <w:p w14:paraId="7E155E71" w14:textId="77777777" w:rsidR="00FA5B8C" w:rsidRDefault="00FA5B8C">
      <w:pPr>
        <w:pStyle w:val="CommentText"/>
      </w:pPr>
      <w:r>
        <w:rPr>
          <w:rStyle w:val="CommentReference"/>
        </w:rPr>
        <w:annotationRef/>
      </w:r>
      <w:r>
        <w:t>I like holy better than saint. But it isn't very consistent since Abouna renders it saint everywhere else...</w:t>
      </w:r>
    </w:p>
  </w:comment>
  <w:comment w:id="438" w:author="Windows User" w:date="2015-10-30T08:56:00Z" w:initials="BS">
    <w:p w14:paraId="14D50F69" w14:textId="77777777" w:rsidR="00FA5B8C" w:rsidRDefault="00FA5B8C">
      <w:pPr>
        <w:pStyle w:val="CommentText"/>
      </w:pPr>
      <w:r>
        <w:rPr>
          <w:rStyle w:val="CommentReference"/>
        </w:rPr>
        <w:annotationRef/>
      </w:r>
      <w:r>
        <w:t>what word works here? dwelling doesn't. it would have to be dwelling place, which is too long.</w:t>
      </w:r>
    </w:p>
  </w:comment>
  <w:comment w:id="439" w:author="Windows User" w:date="2015-10-30T08:56:00Z" w:initials="BS">
    <w:p w14:paraId="4CBCFA72" w14:textId="77777777" w:rsidR="00FA5B8C" w:rsidRDefault="00FA5B8C">
      <w:pPr>
        <w:pStyle w:val="CommentText"/>
      </w:pPr>
      <w:r>
        <w:rPr>
          <w:rStyle w:val="CommentReference"/>
        </w:rPr>
        <w:annotationRef/>
      </w:r>
      <w:r>
        <w:t>exalt or magnify?</w:t>
      </w:r>
    </w:p>
  </w:comment>
  <w:comment w:id="440" w:author="Windows User" w:date="2015-10-30T08:56:00Z" w:initials="BS">
    <w:p w14:paraId="08E0D650" w14:textId="77777777" w:rsidR="00FA5B8C" w:rsidRDefault="00FA5B8C">
      <w:pPr>
        <w:pStyle w:val="CommentText"/>
      </w:pPr>
      <w:r>
        <w:rPr>
          <w:rStyle w:val="CommentReference"/>
        </w:rPr>
        <w:annotationRef/>
      </w:r>
      <w:r>
        <w:t>or iwn?</w:t>
      </w:r>
    </w:p>
  </w:comment>
  <w:comment w:id="444" w:author="Windows User" w:date="2015-10-30T08:56:00Z" w:initials="BS">
    <w:p w14:paraId="348A67F2" w14:textId="77777777" w:rsidR="00FA5B8C" w:rsidRDefault="00FA5B8C">
      <w:pPr>
        <w:pStyle w:val="CommentText"/>
      </w:pPr>
      <w:r>
        <w:rPr>
          <w:rStyle w:val="CommentReference"/>
        </w:rPr>
        <w:annotationRef/>
      </w:r>
      <w:r>
        <w:t>does this work?</w:t>
      </w:r>
    </w:p>
  </w:comment>
  <w:comment w:id="445" w:author="Windows User" w:date="2015-10-30T08:56:00Z" w:initials="BS">
    <w:p w14:paraId="3CC28130" w14:textId="77777777" w:rsidR="00FA5B8C" w:rsidRDefault="00FA5B8C">
      <w:pPr>
        <w:pStyle w:val="CommentText"/>
      </w:pPr>
      <w:r>
        <w:rPr>
          <w:rStyle w:val="CommentReference"/>
        </w:rPr>
        <w:annotationRef/>
      </w:r>
      <w:r>
        <w:t>is this right?</w:t>
      </w:r>
    </w:p>
  </w:comment>
  <w:comment w:id="446" w:author="Windows User" w:date="2015-10-30T08:56:00Z" w:initials="BS">
    <w:p w14:paraId="0CE2D2DA" w14:textId="77777777" w:rsidR="00FA5B8C" w:rsidRDefault="00FA5B8C">
      <w:pPr>
        <w:pStyle w:val="CommentText"/>
      </w:pPr>
      <w:r>
        <w:rPr>
          <w:rStyle w:val="CommentReference"/>
        </w:rPr>
        <w:annotationRef/>
      </w:r>
      <w:r>
        <w:t>?</w:t>
      </w:r>
    </w:p>
  </w:comment>
  <w:comment w:id="447" w:author="Windows User" w:date="2015-10-30T08:56:00Z" w:initials="BS">
    <w:p w14:paraId="74BFA273" w14:textId="77777777" w:rsidR="00FA5B8C" w:rsidRDefault="00FA5B8C">
      <w:pPr>
        <w:pStyle w:val="CommentText"/>
      </w:pPr>
      <w:r>
        <w:rPr>
          <w:rStyle w:val="CommentReference"/>
        </w:rPr>
        <w:annotationRef/>
      </w:r>
      <w:r>
        <w:t>about or to?</w:t>
      </w:r>
    </w:p>
  </w:comment>
  <w:comment w:id="448" w:author="Windows User" w:date="2015-10-30T08:56:00Z" w:initials="BS">
    <w:p w14:paraId="76C80AE3" w14:textId="77777777" w:rsidR="00FA5B8C" w:rsidRDefault="00FA5B8C">
      <w:pPr>
        <w:pStyle w:val="CommentText"/>
      </w:pPr>
      <w:r>
        <w:rPr>
          <w:rStyle w:val="CommentReference"/>
        </w:rPr>
        <w:annotationRef/>
      </w:r>
      <w:r>
        <w:t>proclaim or cry?</w:t>
      </w:r>
    </w:p>
  </w:comment>
  <w:comment w:id="449" w:author="Windows User" w:date="2015-10-30T08:56:00Z" w:initials="BS">
    <w:p w14:paraId="7356A311" w14:textId="77777777" w:rsidR="00FA5B8C" w:rsidRDefault="00FA5B8C">
      <w:pPr>
        <w:pStyle w:val="CommentText"/>
      </w:pPr>
      <w:r>
        <w:rPr>
          <w:rStyle w:val="CommentReference"/>
        </w:rPr>
        <w:annotationRef/>
      </w:r>
      <w:r>
        <w:t>??</w:t>
      </w:r>
    </w:p>
  </w:comment>
  <w:comment w:id="450" w:author="Windows User" w:date="2015-10-30T08:56:00Z" w:initials="BS">
    <w:p w14:paraId="5DBAC613" w14:textId="77777777" w:rsidR="00FA5B8C" w:rsidRDefault="00FA5B8C">
      <w:pPr>
        <w:pStyle w:val="CommentText"/>
      </w:pPr>
      <w:r>
        <w:rPr>
          <w:rStyle w:val="CommentReference"/>
        </w:rPr>
        <w:annotationRef/>
      </w:r>
      <w:r>
        <w:t>just?</w:t>
      </w:r>
    </w:p>
  </w:comment>
  <w:comment w:id="451" w:author="Windows User" w:date="2015-10-30T08:56:00Z" w:initials="BS">
    <w:p w14:paraId="614DAD54" w14:textId="77777777" w:rsidR="00FA5B8C" w:rsidRDefault="00FA5B8C">
      <w:pPr>
        <w:pStyle w:val="CommentText"/>
      </w:pPr>
      <w:r>
        <w:rPr>
          <w:rStyle w:val="CommentReference"/>
        </w:rPr>
        <w:annotationRef/>
      </w:r>
      <w:r>
        <w:t>chaste or meek?</w:t>
      </w:r>
    </w:p>
  </w:comment>
  <w:comment w:id="452" w:author="Windows User" w:date="2015-10-30T08:56:00Z" w:initials="BS">
    <w:p w14:paraId="7BFF54F7" w14:textId="77777777" w:rsidR="00FA5B8C" w:rsidRDefault="00FA5B8C">
      <w:pPr>
        <w:pStyle w:val="CommentText"/>
      </w:pPr>
      <w:r>
        <w:rPr>
          <w:rStyle w:val="CommentReference"/>
        </w:rPr>
        <w:annotationRef/>
      </w:r>
      <w:r>
        <w:t>St. Isaac? Holy issac?</w:t>
      </w:r>
    </w:p>
  </w:comment>
  <w:comment w:id="453" w:author="Windows User" w:date="2015-10-30T08:56:00Z" w:initials="BS">
    <w:p w14:paraId="0D6B85B0" w14:textId="77777777" w:rsidR="00FA5B8C" w:rsidRDefault="00FA5B8C">
      <w:pPr>
        <w:pStyle w:val="CommentText"/>
      </w:pPr>
      <w:r>
        <w:rPr>
          <w:rStyle w:val="CommentReference"/>
        </w:rPr>
        <w:annotationRef/>
      </w:r>
      <w:r>
        <w:t>ten thousand time?</w:t>
      </w:r>
    </w:p>
  </w:comment>
  <w:comment w:id="454" w:author="Windows User" w:date="2015-10-30T08:56:00Z" w:initials="BS">
    <w:p w14:paraId="70F47173" w14:textId="77777777" w:rsidR="00FA5B8C" w:rsidRDefault="00FA5B8C">
      <w:pPr>
        <w:pStyle w:val="CommentText"/>
      </w:pPr>
      <w:r>
        <w:rPr>
          <w:rStyle w:val="CommentReference"/>
        </w:rPr>
        <w:annotationRef/>
      </w:r>
      <w:r>
        <w:t>probably don't want to say despot.</w:t>
      </w:r>
    </w:p>
  </w:comment>
  <w:comment w:id="455" w:author="Windows User" w:date="2015-10-30T08:56:00Z" w:initials="BS">
    <w:p w14:paraId="6CB131AD" w14:textId="77777777" w:rsidR="00FA5B8C" w:rsidRDefault="00FA5B8C">
      <w:pPr>
        <w:pStyle w:val="CommentText"/>
      </w:pPr>
      <w:r>
        <w:rPr>
          <w:rStyle w:val="CommentReference"/>
        </w:rPr>
        <w:annotationRef/>
      </w:r>
      <w:r>
        <w:t>honour or pride?</w:t>
      </w:r>
    </w:p>
  </w:comment>
  <w:comment w:id="456" w:author="Windows User" w:date="2015-10-30T08:56:00Z" w:initials="BS">
    <w:p w14:paraId="64CB9F13" w14:textId="77777777" w:rsidR="00FA5B8C" w:rsidRDefault="00FA5B8C">
      <w:pPr>
        <w:pStyle w:val="CommentText"/>
      </w:pPr>
      <w:r>
        <w:rPr>
          <w:rStyle w:val="CommentReference"/>
        </w:rPr>
        <w:annotationRef/>
      </w:r>
      <w:r>
        <w:t>spouse or friend???</w:t>
      </w:r>
    </w:p>
  </w:comment>
  <w:comment w:id="457" w:author="Windows User" w:date="2015-10-30T08:56:00Z" w:initials="BS">
    <w:p w14:paraId="72A28506" w14:textId="77777777" w:rsidR="00FA5B8C" w:rsidRDefault="00FA5B8C">
      <w:pPr>
        <w:pStyle w:val="CommentText"/>
      </w:pPr>
      <w:r>
        <w:rPr>
          <w:rStyle w:val="CommentReference"/>
        </w:rPr>
        <w:annotationRef/>
      </w:r>
      <w:r>
        <w:t>word can be health or salvation... but health would parallel healing in next verse??? should it be salvation?</w:t>
      </w:r>
    </w:p>
  </w:comment>
  <w:comment w:id="458" w:author="Windows User" w:date="2015-10-30T08:56:00Z" w:initials="BS">
    <w:p w14:paraId="5FD63150" w14:textId="77777777" w:rsidR="00FA5B8C" w:rsidRDefault="00FA5B8C">
      <w:pPr>
        <w:pStyle w:val="CommentText"/>
      </w:pPr>
      <w:r>
        <w:rPr>
          <w:rStyle w:val="CommentReference"/>
        </w:rPr>
        <w:annotationRef/>
      </w:r>
      <w:r>
        <w:t>unity or oneness? indescribable or unparalleled?</w:t>
      </w:r>
    </w:p>
  </w:comment>
  <w:comment w:id="459" w:author="Windows User" w:date="2015-10-30T08:56:00Z" w:initials="BS">
    <w:p w14:paraId="372EA6E6" w14:textId="77777777" w:rsidR="00FA5B8C" w:rsidRDefault="00FA5B8C">
      <w:pPr>
        <w:pStyle w:val="CommentText"/>
      </w:pPr>
      <w:r>
        <w:rPr>
          <w:rStyle w:val="CommentReference"/>
        </w:rPr>
        <w:annotationRef/>
      </w:r>
      <w:r>
        <w:t>mingling of substance or human seed? kind of a big difference.</w:t>
      </w:r>
    </w:p>
  </w:comment>
  <w:comment w:id="460" w:author="Windows User" w:date="2015-10-30T08:56:00Z" w:initials="BS">
    <w:p w14:paraId="13C5A16B" w14:textId="77777777" w:rsidR="00FA5B8C" w:rsidRDefault="00FA5B8C">
      <w:pPr>
        <w:pStyle w:val="CommentText"/>
      </w:pPr>
      <w:r>
        <w:rPr>
          <w:rStyle w:val="CommentReference"/>
        </w:rPr>
        <w:annotationRef/>
      </w:r>
      <w:r>
        <w:t>pray or interceed? With or before?</w:t>
      </w:r>
    </w:p>
  </w:comment>
  <w:comment w:id="467" w:author="Windows User" w:date="2015-10-30T08:56:00Z" w:initials="WU">
    <w:p w14:paraId="1FCE53E0" w14:textId="77777777" w:rsidR="00FA5B8C" w:rsidRDefault="00FA5B8C">
      <w:pPr>
        <w:pStyle w:val="CommentText"/>
      </w:pPr>
      <w:r>
        <w:rPr>
          <w:rStyle w:val="CommentReference"/>
        </w:rPr>
        <w:annotationRef/>
      </w:r>
      <w:r>
        <w:t>Are exalted abve. Are honoured more. Parallel structure. More honoured doesn’t flow as well because it doesn’t parallel the structure</w:t>
      </w:r>
    </w:p>
  </w:comment>
  <w:comment w:id="468" w:author="Windows User" w:date="2015-10-30T08:56:00Z" w:initials="WU">
    <w:p w14:paraId="49746F39" w14:textId="77777777" w:rsidR="00FA5B8C" w:rsidRDefault="00FA5B8C">
      <w:pPr>
        <w:pStyle w:val="CommentText"/>
      </w:pPr>
      <w:r>
        <w:rPr>
          <w:rStyle w:val="CommentReference"/>
        </w:rPr>
        <w:annotationRef/>
      </w:r>
      <w:r>
        <w:t>Are more honoured?</w:t>
      </w:r>
    </w:p>
  </w:comment>
  <w:comment w:id="469" w:author="Windows User" w:date="2015-10-30T08:56:00Z" w:initials="WU">
    <w:p w14:paraId="12DBB60D" w14:textId="77777777" w:rsidR="00FA5B8C" w:rsidRDefault="00FA5B8C">
      <w:pPr>
        <w:pStyle w:val="CommentText"/>
      </w:pPr>
      <w:r>
        <w:rPr>
          <w:rStyle w:val="CommentReference"/>
        </w:rPr>
        <w:annotationRef/>
      </w:r>
      <w:r>
        <w:t xml:space="preserve">Means or path? Means with freedom of speech is not a sclear as a way orpath that has a freedom of speech. </w:t>
      </w:r>
    </w:p>
  </w:comment>
  <w:comment w:id="476" w:author="Windows User" w:date="2015-10-30T08:56:00Z" w:initials="WU">
    <w:p w14:paraId="11E3CA1F" w14:textId="77777777" w:rsidR="00FA5B8C" w:rsidRDefault="00FA5B8C">
      <w:pPr>
        <w:pStyle w:val="CommentText"/>
      </w:pPr>
      <w:r>
        <w:rPr>
          <w:rStyle w:val="CommentReference"/>
        </w:rPr>
        <w:annotationRef/>
      </w:r>
      <w:r>
        <w:t>Above heaven or above the heavens. Not above the heaven.</w:t>
      </w:r>
    </w:p>
  </w:comment>
  <w:comment w:id="477" w:author="Windows User" w:date="2015-10-30T08:56:00Z" w:initials="WU">
    <w:p w14:paraId="6ACDBFFB" w14:textId="77777777" w:rsidR="00FA5B8C" w:rsidRDefault="00FA5B8C">
      <w:pPr>
        <w:pStyle w:val="CommentText"/>
      </w:pPr>
      <w:r>
        <w:rPr>
          <w:rStyle w:val="CommentReference"/>
        </w:rPr>
        <w:annotationRef/>
      </w:r>
      <w:r>
        <w:t>Reuse of truth is very awkward</w:t>
      </w:r>
    </w:p>
  </w:comment>
  <w:comment w:id="481" w:author="Windows User" w:date="2015-10-30T08:56:00Z" w:initials="WU">
    <w:p w14:paraId="724AED47" w14:textId="77777777" w:rsidR="00FA5B8C" w:rsidRDefault="00FA5B8C">
      <w:pPr>
        <w:pStyle w:val="CommentText"/>
      </w:pPr>
      <w:r>
        <w:rPr>
          <w:rStyle w:val="CommentReference"/>
        </w:rPr>
        <w:annotationRef/>
      </w:r>
      <w:r>
        <w:t>The Virgin Mary?</w:t>
      </w:r>
    </w:p>
  </w:comment>
  <w:comment w:id="482" w:author="Windows User" w:date="2015-10-30T08:56:00Z" w:initials="WU">
    <w:p w14:paraId="3F7DA89D" w14:textId="77777777" w:rsidR="00FA5B8C" w:rsidRDefault="00FA5B8C">
      <w:pPr>
        <w:pStyle w:val="CommentText"/>
      </w:pPr>
      <w:r>
        <w:rPr>
          <w:rStyle w:val="CommentReference"/>
        </w:rPr>
        <w:annotationRef/>
      </w:r>
      <w:r>
        <w:t>And the Mercy Seat / with the Cherubs? Less literal, but makes more sense.</w:t>
      </w:r>
    </w:p>
  </w:comment>
  <w:comment w:id="483" w:author="Windows User" w:date="2015-10-30T08:56:00Z" w:initials="WU">
    <w:p w14:paraId="52BA778F" w14:textId="77777777" w:rsidR="00FA5B8C" w:rsidRDefault="00FA5B8C">
      <w:pPr>
        <w:pStyle w:val="CommentText"/>
      </w:pPr>
      <w:r>
        <w:rPr>
          <w:rStyle w:val="CommentReference"/>
        </w:rPr>
        <w:annotationRef/>
      </w:r>
      <w:r>
        <w:t>Jar or vessel for the sake of youth who think marijuana?</w:t>
      </w:r>
    </w:p>
  </w:comment>
  <w:comment w:id="484" w:author="Windows User" w:date="2015-10-30T08:56:00Z" w:initials="WU">
    <w:p w14:paraId="568991B3" w14:textId="77777777" w:rsidR="00FA5B8C" w:rsidRDefault="00FA5B8C">
      <w:pPr>
        <w:pStyle w:val="CommentText"/>
      </w:pPr>
      <w:r>
        <w:rPr>
          <w:rStyle w:val="CommentReference"/>
        </w:rPr>
        <w:annotationRef/>
      </w:r>
      <w:r>
        <w:t>Not lampstand?</w:t>
      </w:r>
    </w:p>
  </w:comment>
  <w:comment w:id="488" w:author="Windows User" w:date="2015-10-30T08:56:00Z" w:initials="WU">
    <w:p w14:paraId="76A75751" w14:textId="77777777" w:rsidR="00FA5B8C" w:rsidRDefault="00FA5B8C">
      <w:pPr>
        <w:pStyle w:val="CommentText"/>
      </w:pPr>
      <w:r>
        <w:rPr>
          <w:rStyle w:val="CommentReference"/>
        </w:rPr>
        <w:annotationRef/>
      </w:r>
      <w:r>
        <w:t>Adorend? Ornamented?</w:t>
      </w:r>
    </w:p>
  </w:comment>
  <w:comment w:id="489" w:author="Windows User" w:date="2015-10-30T08:56:00Z" w:initials="WU">
    <w:p w14:paraId="0CCDAFB9" w14:textId="77777777" w:rsidR="00FA5B8C" w:rsidRDefault="00FA5B8C">
      <w:pPr>
        <w:pStyle w:val="CommentText"/>
      </w:pPr>
      <w:r>
        <w:rPr>
          <w:rStyle w:val="CommentReference"/>
        </w:rPr>
        <w:annotationRef/>
      </w:r>
      <w:r>
        <w:t>Need to decide whether to capitalize and be Consistent.</w:t>
      </w:r>
    </w:p>
  </w:comment>
  <w:comment w:id="490" w:author="Windows User" w:date="2015-10-30T08:56:00Z" w:initials="WU">
    <w:p w14:paraId="49DAF1E5" w14:textId="77777777" w:rsidR="00FA5B8C" w:rsidRDefault="00FA5B8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1" w:author="Windows User" w:date="2015-10-30T08:56:00Z" w:initials="WU">
    <w:p w14:paraId="6F7EC60A" w14:textId="77777777" w:rsidR="00FA5B8C" w:rsidRDefault="00FA5B8C">
      <w:pPr>
        <w:pStyle w:val="CommentText"/>
      </w:pPr>
      <w:r>
        <w:rPr>
          <w:rStyle w:val="CommentReference"/>
        </w:rPr>
        <w:annotationRef/>
      </w:r>
      <w:r>
        <w:t>Tense(s) of this vs?</w:t>
      </w:r>
    </w:p>
  </w:comment>
  <w:comment w:id="495" w:author="Windows User" w:date="2015-10-30T08:56:00Z" w:initials="WU">
    <w:p w14:paraId="6D806464" w14:textId="77777777" w:rsidR="00FA5B8C" w:rsidRDefault="00FA5B8C">
      <w:pPr>
        <w:pStyle w:val="CommentText"/>
      </w:pPr>
      <w:r>
        <w:rPr>
          <w:rStyle w:val="CommentReference"/>
        </w:rPr>
        <w:annotationRef/>
      </w:r>
      <w:r>
        <w:t>If no coma, then that. If coma, then which.</w:t>
      </w:r>
    </w:p>
  </w:comment>
  <w:comment w:id="496" w:author="Windows User" w:date="2015-11-21T13:10:00Z" w:initials="WU">
    <w:p w14:paraId="21B267A2" w14:textId="21A4BB9B" w:rsidR="00FA5B8C" w:rsidRPr="00FA5B8C" w:rsidRDefault="00FA5B8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497" w:author="Windows User" w:date="2015-10-30T08:56:00Z" w:initials="WU">
    <w:p w14:paraId="71984CC8" w14:textId="77777777" w:rsidR="00FA5B8C" w:rsidRDefault="00FA5B8C">
      <w:pPr>
        <w:pStyle w:val="CommentText"/>
      </w:pPr>
      <w:r>
        <w:rPr>
          <w:rStyle w:val="CommentReference"/>
        </w:rPr>
        <w:annotationRef/>
      </w:r>
      <w:r>
        <w:t>Ok for traditional English. But in current usage hasn’t it narrowed to taste rather than still including smell? Armona?</w:t>
      </w:r>
    </w:p>
  </w:comment>
  <w:comment w:id="498" w:author="Windows User" w:date="2015-10-30T08:56:00Z" w:initials="WU">
    <w:p w14:paraId="7AC6899E" w14:textId="77777777" w:rsidR="00FA5B8C" w:rsidRDefault="00FA5B8C">
      <w:pPr>
        <w:pStyle w:val="CommentText"/>
      </w:pPr>
      <w:r>
        <w:rPr>
          <w:rStyle w:val="CommentReference"/>
        </w:rPr>
        <w:annotationRef/>
      </w:r>
      <w:r>
        <w:t>This makes little sense. An estate is just a state, a status… you can restore to a first status, but not to a status</w:t>
      </w:r>
    </w:p>
  </w:comment>
  <w:comment w:id="508" w:author="Windows User" w:date="2015-10-30T08:56:00Z" w:initials="WU">
    <w:p w14:paraId="2D9A6112" w14:textId="77777777" w:rsidR="00FA5B8C" w:rsidRDefault="00FA5B8C">
      <w:pPr>
        <w:pStyle w:val="CommentText"/>
      </w:pPr>
      <w:r>
        <w:rPr>
          <w:rStyle w:val="CommentReference"/>
        </w:rPr>
        <w:annotationRef/>
      </w:r>
      <w:r>
        <w:t>Care or concern?</w:t>
      </w:r>
    </w:p>
  </w:comment>
  <w:comment w:id="509" w:author="Windows User" w:date="2015-10-30T08:56:00Z" w:initials="WU">
    <w:p w14:paraId="168AADF5" w14:textId="77777777" w:rsidR="00FA5B8C" w:rsidRDefault="00FA5B8C">
      <w:pPr>
        <w:pStyle w:val="CommentText"/>
      </w:pPr>
      <w:r>
        <w:rPr>
          <w:rStyle w:val="CommentReference"/>
        </w:rPr>
        <w:annotationRef/>
      </w:r>
      <w:r>
        <w:t>Uhm…. ? Coptic clearly says Sabbaton…. But wasn’t it the first day?</w:t>
      </w:r>
    </w:p>
  </w:comment>
  <w:comment w:id="517" w:author="Windows User" w:date="2015-10-30T08:56:00Z" w:initials="WU">
    <w:p w14:paraId="61404F3E" w14:textId="77777777" w:rsidR="00FA5B8C" w:rsidRDefault="00FA5B8C">
      <w:pPr>
        <w:pStyle w:val="CommentText"/>
      </w:pPr>
      <w:r>
        <w:rPr>
          <w:rStyle w:val="CommentReference"/>
        </w:rPr>
        <w:annotationRef/>
      </w:r>
      <w:r>
        <w:t>Exceedingly? Too? So?</w:t>
      </w:r>
    </w:p>
  </w:comment>
  <w:comment w:id="518" w:author="Windows User" w:date="2015-10-30T08:56:00Z" w:initials="WU">
    <w:p w14:paraId="7B2CE30C" w14:textId="77777777" w:rsidR="00FA5B8C" w:rsidRDefault="00FA5B8C">
      <w:pPr>
        <w:pStyle w:val="CommentText"/>
      </w:pPr>
      <w:r>
        <w:rPr>
          <w:rStyle w:val="CommentReference"/>
        </w:rPr>
        <w:annotationRef/>
      </w:r>
      <w:r>
        <w:t>Count or heed?</w:t>
      </w:r>
    </w:p>
  </w:comment>
  <w:comment w:id="519" w:author="Windows User" w:date="2015-10-30T08:56:00Z" w:initials="WU">
    <w:p w14:paraId="040F4849" w14:textId="77777777" w:rsidR="00FA5B8C" w:rsidRDefault="00FA5B8C">
      <w:pPr>
        <w:pStyle w:val="CommentText"/>
      </w:pPr>
      <w:r>
        <w:rPr>
          <w:rStyle w:val="CommentReference"/>
        </w:rPr>
        <w:annotationRef/>
      </w:r>
      <w:r>
        <w:t>Ramez, I or me?</w:t>
      </w:r>
    </w:p>
  </w:comment>
  <w:comment w:id="520" w:author="Windows User" w:date="2015-10-30T08:56:00Z" w:initials="WU">
    <w:p w14:paraId="5954D4FC" w14:textId="77777777" w:rsidR="00FA5B8C" w:rsidRDefault="00FA5B8C">
      <w:pPr>
        <w:pStyle w:val="CommentText"/>
      </w:pPr>
      <w:r>
        <w:rPr>
          <w:rStyle w:val="CommentReference"/>
        </w:rPr>
        <w:annotationRef/>
      </w:r>
      <w:r>
        <w:t>Teach to offer repentance or instruct in repentance?</w:t>
      </w:r>
    </w:p>
  </w:comment>
  <w:comment w:id="521" w:author="Windows User" w:date="2015-10-30T08:56:00Z" w:initials="WU">
    <w:p w14:paraId="267BB7CB" w14:textId="77777777" w:rsidR="00FA5B8C" w:rsidRDefault="00FA5B8C">
      <w:pPr>
        <w:pStyle w:val="CommentText"/>
      </w:pPr>
      <w:r>
        <w:rPr>
          <w:rStyle w:val="CommentReference"/>
        </w:rPr>
        <w:annotationRef/>
      </w:r>
      <w:r>
        <w:t>That a sinner die would make this consistent.</w:t>
      </w:r>
    </w:p>
  </w:comment>
  <w:comment w:id="522" w:author="Windows User" w:date="2015-10-30T08:56:00Z" w:initials="WU">
    <w:p w14:paraId="73469DF7" w14:textId="77777777" w:rsidR="00FA5B8C" w:rsidRDefault="00FA5B8C">
      <w:pPr>
        <w:pStyle w:val="CommentText"/>
      </w:pPr>
      <w:r>
        <w:rPr>
          <w:rStyle w:val="CommentReference"/>
        </w:rPr>
        <w:annotationRef/>
      </w:r>
      <w:r>
        <w:t>Kind-hearted or merciful?</w:t>
      </w:r>
    </w:p>
  </w:comment>
  <w:comment w:id="523" w:author="Windows User" w:date="2015-10-30T08:56:00Z" w:initials="WU">
    <w:p w14:paraId="772707E9" w14:textId="77777777" w:rsidR="00FA5B8C" w:rsidRDefault="00FA5B8C">
      <w:pPr>
        <w:pStyle w:val="CommentText"/>
      </w:pPr>
      <w:r>
        <w:rPr>
          <w:rStyle w:val="CommentReference"/>
        </w:rPr>
        <w:annotationRef/>
      </w:r>
      <w:r>
        <w:t>Compassions or tender mercies?</w:t>
      </w:r>
    </w:p>
  </w:comment>
  <w:comment w:id="524" w:author="Windows User" w:date="2015-10-30T08:56:00Z" w:initials="WU">
    <w:p w14:paraId="2F67672A" w14:textId="77777777" w:rsidR="00FA5B8C" w:rsidRDefault="00FA5B8C">
      <w:pPr>
        <w:pStyle w:val="CommentText"/>
      </w:pPr>
      <w:r>
        <w:rPr>
          <w:rStyle w:val="CommentReference"/>
        </w:rPr>
        <w:annotationRef/>
      </w:r>
      <w:r>
        <w:t>May He or that He may</w:t>
      </w:r>
    </w:p>
  </w:comment>
  <w:comment w:id="554" w:author="Windows User" w:date="2015-10-30T08:56:00Z" w:initials="BS">
    <w:p w14:paraId="2CED70EE" w14:textId="77777777" w:rsidR="00FA5B8C" w:rsidRDefault="00FA5B8C">
      <w:pPr>
        <w:pStyle w:val="CommentText"/>
      </w:pPr>
      <w:r>
        <w:rPr>
          <w:rStyle w:val="CommentReference"/>
        </w:rPr>
        <w:annotationRef/>
      </w:r>
      <w:r>
        <w:t>very greatly is redundant...</w:t>
      </w:r>
    </w:p>
  </w:comment>
  <w:comment w:id="555" w:author="Windows User" w:date="2015-10-30T08:56:00Z" w:initials="BS">
    <w:p w14:paraId="2C12168E" w14:textId="77777777" w:rsidR="00FA5B8C" w:rsidRDefault="00FA5B8C">
      <w:pPr>
        <w:pStyle w:val="CommentText"/>
      </w:pPr>
      <w:r>
        <w:rPr>
          <w:rStyle w:val="CommentReference"/>
        </w:rPr>
        <w:annotationRef/>
      </w:r>
      <w:r>
        <w:t>above? in?</w:t>
      </w:r>
    </w:p>
  </w:comment>
  <w:comment w:id="556" w:author="Windows User" w:date="2015-10-30T08:56:00Z" w:initials="BS">
    <w:p w14:paraId="4CF812FD" w14:textId="77777777" w:rsidR="00FA5B8C" w:rsidRDefault="00FA5B8C">
      <w:pPr>
        <w:pStyle w:val="CommentText"/>
      </w:pPr>
      <w:r>
        <w:rPr>
          <w:rStyle w:val="CommentReference"/>
        </w:rPr>
        <w:annotationRef/>
      </w:r>
      <w:r>
        <w:t>dikeos is usually rended 'righteous'. Is there good cause to use 'just' here?</w:t>
      </w:r>
    </w:p>
  </w:comment>
  <w:comment w:id="557" w:author="Windows User" w:date="2015-10-30T08:56:00Z" w:initials="BS">
    <w:p w14:paraId="63FD3FBC" w14:textId="77777777" w:rsidR="00FA5B8C" w:rsidRDefault="00FA5B8C">
      <w:pPr>
        <w:pStyle w:val="CommentText"/>
      </w:pPr>
      <w:r>
        <w:rPr>
          <w:rStyle w:val="CommentReference"/>
        </w:rPr>
        <w:annotationRef/>
      </w:r>
      <w:r>
        <w:t>mediated or put into practice?</w:t>
      </w:r>
    </w:p>
  </w:comment>
  <w:comment w:id="558" w:author="Windows User" w:date="2015-10-30T08:56:00Z" w:initials="BS">
    <w:p w14:paraId="0583089C" w14:textId="77777777" w:rsidR="00FA5B8C" w:rsidRDefault="00FA5B8C">
      <w:pPr>
        <w:pStyle w:val="CommentText"/>
      </w:pPr>
      <w:r>
        <w:rPr>
          <w:rStyle w:val="CommentReference"/>
        </w:rPr>
        <w:annotationRef/>
      </w:r>
      <w:r>
        <w:t>on their lips is a common English expression that seems to have the same meaning as "in their mouths"</w:t>
      </w:r>
    </w:p>
  </w:comment>
  <w:comment w:id="559" w:author="Windows User" w:date="2015-10-30T08:56:00Z" w:initials="BS">
    <w:p w14:paraId="0EEDFF13" w14:textId="77777777" w:rsidR="00FA5B8C" w:rsidRDefault="00FA5B8C">
      <w:pPr>
        <w:pStyle w:val="CommentText"/>
      </w:pPr>
      <w:r>
        <w:rPr>
          <w:rStyle w:val="CommentReference"/>
        </w:rPr>
        <w:annotationRef/>
      </w:r>
      <w:r>
        <w:t>The tree of immortality would flow better in English.</w:t>
      </w:r>
    </w:p>
  </w:comment>
  <w:comment w:id="560" w:author="Windows User" w:date="2015-10-30T08:56:00Z" w:initials="BS">
    <w:p w14:paraId="5B5F2A6E" w14:textId="77777777" w:rsidR="00FA5B8C" w:rsidRDefault="00FA5B8C">
      <w:pPr>
        <w:pStyle w:val="CommentText"/>
      </w:pPr>
      <w:r>
        <w:rPr>
          <w:rStyle w:val="CommentReference"/>
        </w:rPr>
        <w:annotationRef/>
      </w:r>
      <w:r>
        <w:t>thoughts or senses?</w:t>
      </w:r>
    </w:p>
  </w:comment>
  <w:comment w:id="561" w:author="Windows User" w:date="2015-10-30T08:56:00Z" w:initials="BS">
    <w:p w14:paraId="6CEBB671" w14:textId="77777777" w:rsidR="00FA5B8C" w:rsidRDefault="00FA5B8C">
      <w:pPr>
        <w:pStyle w:val="CommentText"/>
      </w:pPr>
      <w:r>
        <w:rPr>
          <w:rStyle w:val="CommentReference"/>
        </w:rPr>
        <w:annotationRef/>
      </w:r>
      <w:r>
        <w:t>lay? set? cast?</w:t>
      </w:r>
    </w:p>
  </w:comment>
  <w:comment w:id="562" w:author="Windows User" w:date="2015-10-30T08:56:00Z" w:initials="BS">
    <w:p w14:paraId="29C31040" w14:textId="77777777" w:rsidR="00FA5B8C" w:rsidRDefault="00FA5B8C">
      <w:pPr>
        <w:pStyle w:val="CommentText"/>
      </w:pPr>
      <w:r>
        <w:rPr>
          <w:rStyle w:val="CommentReference"/>
        </w:rPr>
        <w:annotationRef/>
      </w:r>
      <w:r>
        <w:t>more common word... does it capture meaning well enough?</w:t>
      </w:r>
    </w:p>
  </w:comment>
  <w:comment w:id="563" w:author="Windows User" w:date="2015-10-30T08:56:00Z" w:initials="BS">
    <w:p w14:paraId="3B534330" w14:textId="77777777" w:rsidR="00FA5B8C" w:rsidRDefault="00FA5B8C">
      <w:pPr>
        <w:pStyle w:val="CommentText"/>
      </w:pPr>
      <w:r>
        <w:rPr>
          <w:rStyle w:val="CommentReference"/>
        </w:rPr>
        <w:annotationRef/>
      </w:r>
      <w:r>
        <w:t>types?</w:t>
      </w:r>
    </w:p>
  </w:comment>
  <w:comment w:id="571" w:author="Windows User" w:date="2015-10-30T08:56:00Z" w:initials="BS">
    <w:p w14:paraId="04455D69" w14:textId="77777777" w:rsidR="00FA5B8C" w:rsidRDefault="00FA5B8C">
      <w:pPr>
        <w:pStyle w:val="CommentText"/>
      </w:pPr>
      <w:r>
        <w:rPr>
          <w:rStyle w:val="CommentReference"/>
        </w:rPr>
        <w:annotationRef/>
      </w:r>
      <w:r>
        <w:t>Coptic clearly says beginning... is there anything in it about authority as the other translations have?</w:t>
      </w:r>
    </w:p>
  </w:comment>
  <w:comment w:id="572" w:author="Windows User" w:date="2015-10-30T08:56:00Z" w:initials="BS">
    <w:p w14:paraId="741D37DE" w14:textId="77777777" w:rsidR="00FA5B8C" w:rsidRDefault="00FA5B8C">
      <w:pPr>
        <w:pStyle w:val="CommentText"/>
      </w:pPr>
      <w:r>
        <w:rPr>
          <w:rStyle w:val="CommentReference"/>
        </w:rPr>
        <w:annotationRef/>
      </w:r>
      <w:r>
        <w:t>risen, or shone?</w:t>
      </w:r>
    </w:p>
  </w:comment>
  <w:comment w:id="579" w:author="Windows User" w:date="2015-10-30T08:56:00Z" w:initials="BS">
    <w:p w14:paraId="1FF53EBB" w14:textId="77777777" w:rsidR="00FA5B8C" w:rsidRDefault="00FA5B8C">
      <w:pPr>
        <w:pStyle w:val="CommentText"/>
      </w:pPr>
      <w:r>
        <w:rPr>
          <w:rStyle w:val="CommentReference"/>
        </w:rPr>
        <w:annotationRef/>
      </w:r>
      <w:r>
        <w:t>cap?</w:t>
      </w:r>
    </w:p>
  </w:comment>
  <w:comment w:id="580" w:author="Windows User" w:date="2015-10-30T08:56:00Z" w:initials="BS">
    <w:p w14:paraId="1E7441CF" w14:textId="77777777" w:rsidR="00FA5B8C" w:rsidRDefault="00FA5B8C">
      <w:pPr>
        <w:pStyle w:val="CommentText"/>
      </w:pPr>
      <w:r>
        <w:rPr>
          <w:rStyle w:val="CommentReference"/>
        </w:rPr>
        <w:annotationRef/>
      </w:r>
      <w:r>
        <w:t>save? redeem?</w:t>
      </w:r>
    </w:p>
  </w:comment>
  <w:comment w:id="584" w:author="Windows User" w:date="2015-11-02T09:17:00Z" w:initials="BS">
    <w:p w14:paraId="6D0D6CAD" w14:textId="77777777" w:rsidR="00FA5B8C" w:rsidRDefault="00FA5B8C" w:rsidP="003B4CB7">
      <w:pPr>
        <w:pStyle w:val="CommentText"/>
      </w:pPr>
      <w:r>
        <w:rPr>
          <w:rStyle w:val="CommentReference"/>
        </w:rPr>
        <w:annotationRef/>
      </w:r>
      <w:r>
        <w:t>need a policy on names formes. Greek or Hebrew? But Coptic doesn't even have Isaiah... Reordered from next vs... ok.</w:t>
      </w:r>
    </w:p>
  </w:comment>
  <w:comment w:id="585" w:author="Windows User" w:date="2015-10-30T08:56:00Z" w:initials="BS">
    <w:p w14:paraId="370F17D1" w14:textId="77777777" w:rsidR="00FA5B8C" w:rsidRDefault="00FA5B8C">
      <w:pPr>
        <w:pStyle w:val="CommentText"/>
      </w:pPr>
      <w:r>
        <w:rPr>
          <w:rStyle w:val="CommentReference"/>
        </w:rPr>
        <w:annotationRef/>
      </w:r>
      <w:r>
        <w:t>or should " be down here</w:t>
      </w:r>
    </w:p>
  </w:comment>
  <w:comment w:id="589" w:author="Windows User" w:date="2015-10-30T08:56:00Z" w:initials="BS">
    <w:p w14:paraId="59118737" w14:textId="77777777" w:rsidR="00FA5B8C" w:rsidRDefault="00FA5B8C">
      <w:pPr>
        <w:pStyle w:val="CommentText"/>
      </w:pPr>
      <w:r>
        <w:rPr>
          <w:rStyle w:val="CommentReference"/>
        </w:rPr>
        <w:annotationRef/>
      </w:r>
      <w:r>
        <w:t>was overcame or did overcome? very different...</w:t>
      </w:r>
    </w:p>
  </w:comment>
  <w:comment w:id="593" w:author="Windows User" w:date="2015-10-30T08:56:00Z" w:initials="BS">
    <w:p w14:paraId="107D1E1A" w14:textId="77777777" w:rsidR="00FA5B8C" w:rsidRDefault="00FA5B8C">
      <w:pPr>
        <w:pStyle w:val="CommentText"/>
      </w:pPr>
      <w:r>
        <w:rPr>
          <w:rStyle w:val="CommentReference"/>
        </w:rPr>
        <w:annotationRef/>
      </w:r>
      <w:r>
        <w:t>awkward, but changing to a perfect man or man perfectly destroys meaning...</w:t>
      </w:r>
    </w:p>
  </w:comment>
  <w:comment w:id="594" w:author="Windows User" w:date="2015-10-30T08:56:00Z" w:initials="BS">
    <w:p w14:paraId="2AF88C1C" w14:textId="77777777" w:rsidR="00FA5B8C" w:rsidRDefault="00FA5B8C">
      <w:pPr>
        <w:pStyle w:val="CommentText"/>
      </w:pPr>
      <w:r>
        <w:rPr>
          <w:rStyle w:val="CommentReference"/>
        </w:rPr>
        <w:annotationRef/>
      </w:r>
      <w:r>
        <w:t>L.A. is quite different fo rthis vs...</w:t>
      </w:r>
    </w:p>
  </w:comment>
  <w:comment w:id="601" w:author="Windows User" w:date="2015-10-30T08:56:00Z" w:initials="BS">
    <w:p w14:paraId="1C23DEA6" w14:textId="77777777" w:rsidR="00FA5B8C" w:rsidRDefault="00FA5B8C">
      <w:pPr>
        <w:pStyle w:val="CommentText"/>
      </w:pPr>
      <w:r>
        <w:rPr>
          <w:rStyle w:val="CommentReference"/>
        </w:rPr>
        <w:annotationRef/>
      </w:r>
      <w:r>
        <w:t>and goodwill towards men, or towards men of goodwill?</w:t>
      </w:r>
    </w:p>
  </w:comment>
  <w:comment w:id="602" w:author="Windows User" w:date="2015-10-30T08:56:00Z" w:initials="BS">
    <w:p w14:paraId="27213CEE" w14:textId="77777777" w:rsidR="00FA5B8C" w:rsidRDefault="00FA5B8C">
      <w:pPr>
        <w:pStyle w:val="CommentText"/>
      </w:pPr>
      <w:r>
        <w:rPr>
          <w:rStyle w:val="CommentReference"/>
        </w:rPr>
        <w:annotationRef/>
      </w:r>
      <w:r>
        <w:t>dividing wall?</w:t>
      </w:r>
    </w:p>
  </w:comment>
  <w:comment w:id="606" w:author="Windows User" w:date="2015-10-30T08:56:00Z" w:initials="BS">
    <w:p w14:paraId="412B39E6" w14:textId="77777777" w:rsidR="00FA5B8C" w:rsidRDefault="00FA5B8C">
      <w:pPr>
        <w:pStyle w:val="CommentText"/>
      </w:pPr>
      <w:r>
        <w:rPr>
          <w:rStyle w:val="CommentReference"/>
        </w:rPr>
        <w:annotationRef/>
      </w:r>
      <w:r>
        <w:t>what does han mean? can we say teh angels of light?</w:t>
      </w:r>
    </w:p>
  </w:comment>
  <w:comment w:id="607" w:author="Windows User" w:date="2015-10-30T08:56:00Z" w:initials="BS">
    <w:p w14:paraId="3258F250" w14:textId="77777777" w:rsidR="00FA5B8C" w:rsidRDefault="00FA5B8C">
      <w:pPr>
        <w:pStyle w:val="CommentText"/>
      </w:pPr>
      <w:r>
        <w:rPr>
          <w:rStyle w:val="CommentReference"/>
        </w:rPr>
        <w:annotationRef/>
      </w:r>
      <w:r>
        <w:t>sing hymns to be consistent with above?</w:t>
      </w:r>
    </w:p>
  </w:comment>
  <w:comment w:id="608" w:author="Windows User" w:date="2015-10-30T08:56:00Z" w:initials="BS">
    <w:p w14:paraId="1954C506" w14:textId="77777777" w:rsidR="00FA5B8C" w:rsidRDefault="00FA5B8C">
      <w:pPr>
        <w:pStyle w:val="CommentText"/>
      </w:pPr>
      <w:r>
        <w:rPr>
          <w:rStyle w:val="CommentReference"/>
        </w:rPr>
        <w:annotationRef/>
      </w:r>
      <w:r>
        <w:t>should be arose to match parallel with next vs... but makes no sense in English. Arose within Mary or shone from Mary.</w:t>
      </w:r>
    </w:p>
  </w:comment>
  <w:comment w:id="609" w:author="Windows User" w:date="2015-10-30T08:56:00Z" w:initials="BS">
    <w:p w14:paraId="6417487A" w14:textId="77777777" w:rsidR="00FA5B8C" w:rsidRDefault="00FA5B8C">
      <w:pPr>
        <w:pStyle w:val="CommentText"/>
      </w:pPr>
      <w:r>
        <w:rPr>
          <w:rStyle w:val="CommentReference"/>
        </w:rPr>
        <w:annotationRef/>
      </w:r>
      <w:r>
        <w:t>Is "je" enough justification to prepend 'saying'?</w:t>
      </w:r>
    </w:p>
  </w:comment>
  <w:comment w:id="610" w:author="Windows User" w:date="2015-10-30T08:56:00Z" w:initials="BS">
    <w:p w14:paraId="6C444D3B" w14:textId="77777777" w:rsidR="00FA5B8C" w:rsidRDefault="00FA5B8C">
      <w:pPr>
        <w:pStyle w:val="CommentText"/>
      </w:pPr>
      <w:r>
        <w:rPr>
          <w:rStyle w:val="CommentReference"/>
        </w:rPr>
        <w:annotationRef/>
      </w:r>
      <w:r>
        <w:t>abouna's doxology of prime has 'that' here I think...</w:t>
      </w:r>
    </w:p>
  </w:comment>
  <w:comment w:id="611" w:author="Windows User" w:date="2015-10-30T08:56:00Z" w:initials="BS">
    <w:p w14:paraId="1353B344" w14:textId="77777777" w:rsidR="00FA5B8C" w:rsidRDefault="00FA5B8C">
      <w:pPr>
        <w:pStyle w:val="CommentText"/>
      </w:pPr>
      <w:r>
        <w:rPr>
          <w:rStyle w:val="CommentReference"/>
        </w:rPr>
        <w:annotationRef/>
      </w:r>
      <w:r>
        <w:t>or "sining"?</w:t>
      </w:r>
    </w:p>
  </w:comment>
  <w:comment w:id="616" w:author="Windows User" w:date="2015-10-30T08:56:00Z" w:initials="BS">
    <w:p w14:paraId="0D1101A9" w14:textId="77777777" w:rsidR="00FA5B8C" w:rsidRDefault="00FA5B8C">
      <w:pPr>
        <w:pStyle w:val="CommentText"/>
      </w:pPr>
      <w:r>
        <w:rPr>
          <w:rStyle w:val="CommentReference"/>
        </w:rPr>
        <w:annotationRef/>
      </w:r>
      <w:r>
        <w:t>If continuing as one sentence from previous verse, can't repeat 'adam' here.</w:t>
      </w:r>
    </w:p>
  </w:comment>
  <w:comment w:id="617" w:author="Windows User" w:date="2015-10-30T08:56:00Z" w:initials="BS">
    <w:p w14:paraId="60796E95" w14:textId="77777777" w:rsidR="00FA5B8C" w:rsidRDefault="00FA5B8C">
      <w:pPr>
        <w:pStyle w:val="CommentText"/>
      </w:pPr>
      <w:r>
        <w:rPr>
          <w:rStyle w:val="CommentReference"/>
        </w:rPr>
        <w:annotationRef/>
      </w:r>
      <w:r>
        <w:t>any sense of authority in coptic?</w:t>
      </w:r>
    </w:p>
  </w:comment>
  <w:comment w:id="618" w:author="Windows User" w:date="2015-11-02T12:45:00Z" w:initials="BS">
    <w:p w14:paraId="2D944131" w14:textId="77777777" w:rsidR="00FA5B8C" w:rsidRDefault="00FA5B8C">
      <w:pPr>
        <w:pStyle w:val="CommentText"/>
      </w:pPr>
      <w:r>
        <w:rPr>
          <w:rStyle w:val="CommentReference"/>
        </w:rPr>
        <w:annotationRef/>
      </w:r>
      <w:r>
        <w:t>or saint mary? I prefer the holy... but we should be consistent one way or the other.</w:t>
      </w:r>
    </w:p>
  </w:comment>
  <w:comment w:id="619" w:author="Windows User" w:date="2015-10-30T08:56:00Z" w:initials="BS">
    <w:p w14:paraId="2B95C054" w14:textId="77777777" w:rsidR="00FA5B8C" w:rsidRDefault="00FA5B8C">
      <w:pPr>
        <w:pStyle w:val="CommentText"/>
      </w:pPr>
      <w:r>
        <w:rPr>
          <w:rStyle w:val="CommentReference"/>
        </w:rPr>
        <w:annotationRef/>
      </w:r>
      <w:r>
        <w:t>how to express abstract genus of woman or womanhood? race of women doesn't work in modern English, and gender of women doesn't capture it.</w:t>
      </w:r>
    </w:p>
  </w:comment>
  <w:comment w:id="628" w:author="Windows User" w:date="2015-10-30T08:56:00Z" w:initials="BS">
    <w:p w14:paraId="2B0033F4" w14:textId="77777777" w:rsidR="00FA5B8C" w:rsidRDefault="00FA5B8C">
      <w:pPr>
        <w:pStyle w:val="CommentText"/>
      </w:pPr>
      <w:r>
        <w:rPr>
          <w:rStyle w:val="CommentReference"/>
        </w:rPr>
        <w:annotationRef/>
      </w:r>
      <w:r>
        <w:t>tense is flipping so much vs to vs. Any way to make more consistent?</w:t>
      </w:r>
    </w:p>
  </w:comment>
  <w:comment w:id="629" w:author="Windows User" w:date="2015-11-02T12:41:00Z" w:initials="BS">
    <w:p w14:paraId="41D5DE86" w14:textId="77777777" w:rsidR="00FA5B8C" w:rsidRDefault="00FA5B8C">
      <w:pPr>
        <w:pStyle w:val="CommentText"/>
      </w:pPr>
      <w:r>
        <w:rPr>
          <w:rStyle w:val="CommentReference"/>
        </w:rPr>
        <w:annotationRef/>
      </w:r>
      <w:r>
        <w:t>cold frost? frosty cold? too many ands.</w:t>
      </w:r>
    </w:p>
  </w:comment>
  <w:comment w:id="630" w:author="Windows User" w:date="2015-10-30T08:56:00Z" w:initials="BS">
    <w:p w14:paraId="44C68E13" w14:textId="77777777" w:rsidR="00FA5B8C" w:rsidRDefault="00FA5B8C">
      <w:pPr>
        <w:pStyle w:val="CommentText"/>
      </w:pPr>
      <w:r>
        <w:rPr>
          <w:rStyle w:val="CommentReference"/>
        </w:rPr>
        <w:annotationRef/>
      </w:r>
      <w:r>
        <w:t>In is probably more right... I probably shouldn't have changed that...</w:t>
      </w:r>
    </w:p>
  </w:comment>
  <w:comment w:id="645" w:author="Brett Slote" w:date="2015-10-30T08:56:00Z" w:initials="BS">
    <w:p w14:paraId="10454F1D" w14:textId="77777777" w:rsidR="00FA5B8C" w:rsidRDefault="00FA5B8C">
      <w:pPr>
        <w:pStyle w:val="CommentText"/>
      </w:pPr>
      <w:r>
        <w:rPr>
          <w:rStyle w:val="CommentReference"/>
        </w:rPr>
        <w:annotationRef/>
      </w:r>
      <w:r>
        <w:t>Received or bought?</w:t>
      </w:r>
    </w:p>
  </w:comment>
  <w:comment w:id="648" w:author="Brett Slote" w:date="2015-10-30T08:56:00Z" w:initials="BS">
    <w:p w14:paraId="4DF8C7B4" w14:textId="77777777" w:rsidR="00FA5B8C" w:rsidRDefault="00FA5B8C">
      <w:pPr>
        <w:pStyle w:val="CommentText"/>
      </w:pPr>
      <w:r>
        <w:rPr>
          <w:rStyle w:val="CommentReference"/>
        </w:rPr>
        <w:annotationRef/>
      </w:r>
      <w:r>
        <w:t>Not hail to you?</w:t>
      </w:r>
    </w:p>
  </w:comment>
  <w:comment w:id="651" w:author="Brett Slote" w:date="2015-10-30T08:56:00Z" w:initials="BS">
    <w:p w14:paraId="5C1218C2" w14:textId="77777777" w:rsidR="00FA5B8C" w:rsidRDefault="00FA5B8C">
      <w:pPr>
        <w:pStyle w:val="CommentText"/>
      </w:pPr>
      <w:r>
        <w:rPr>
          <w:rStyle w:val="CommentReference"/>
        </w:rPr>
        <w:annotationRef/>
      </w:r>
      <w:r>
        <w:t>Again ‘a’ perfect man loses meaning, but as is sounds awkward.</w:t>
      </w:r>
    </w:p>
  </w:comment>
  <w:comment w:id="654" w:author="Brett Slote" w:date="2015-10-30T08:56:00Z" w:initials="BS">
    <w:p w14:paraId="3D4CB88C" w14:textId="77777777" w:rsidR="00FA5B8C" w:rsidRDefault="00FA5B8C">
      <w:pPr>
        <w:pStyle w:val="CommentText"/>
      </w:pPr>
      <w:r>
        <w:rPr>
          <w:rStyle w:val="CommentReference"/>
        </w:rPr>
        <w:annotationRef/>
      </w:r>
      <w:r>
        <w:t>Uncircumscript?</w:t>
      </w:r>
    </w:p>
  </w:comment>
  <w:comment w:id="657" w:author="Brett Slote" w:date="2015-10-30T08:56:00Z" w:initials="BS">
    <w:p w14:paraId="4350A62E" w14:textId="77777777" w:rsidR="00FA5B8C" w:rsidRDefault="00FA5B8C">
      <w:pPr>
        <w:pStyle w:val="CommentText"/>
      </w:pPr>
      <w:r>
        <w:rPr>
          <w:rStyle w:val="CommentReference"/>
        </w:rPr>
        <w:annotationRef/>
      </w:r>
      <w:r>
        <w:t>Orthodox?</w:t>
      </w:r>
    </w:p>
  </w:comment>
  <w:comment w:id="658" w:author="Brett Slote" w:date="2015-10-30T08:56:00Z" w:initials="BS">
    <w:p w14:paraId="08040BF4" w14:textId="77777777" w:rsidR="00FA5B8C" w:rsidRDefault="00FA5B8C">
      <w:pPr>
        <w:pStyle w:val="CommentText"/>
      </w:pPr>
      <w:r>
        <w:rPr>
          <w:rStyle w:val="CommentReference"/>
        </w:rPr>
        <w:annotationRef/>
      </w:r>
      <w:r>
        <w:t>Faith?</w:t>
      </w:r>
    </w:p>
  </w:comment>
  <w:comment w:id="661" w:author="Brett Slote" w:date="2015-10-30T08:56:00Z" w:initials="BS">
    <w:p w14:paraId="1E4B4FEE" w14:textId="77777777" w:rsidR="00FA5B8C" w:rsidRDefault="00FA5B8C">
      <w:pPr>
        <w:pStyle w:val="CommentText"/>
      </w:pPr>
      <w:r>
        <w:rPr>
          <w:rStyle w:val="CommentReference"/>
        </w:rPr>
        <w:annotationRef/>
      </w:r>
      <w:r>
        <w:t>Need a consistent policy</w:t>
      </w:r>
    </w:p>
  </w:comment>
  <w:comment w:id="665" w:author="Brett Slote" w:date="2015-10-30T08:56:00Z" w:initials="BS">
    <w:p w14:paraId="4A463175" w14:textId="77777777" w:rsidR="00FA5B8C" w:rsidRDefault="00FA5B8C">
      <w:pPr>
        <w:pStyle w:val="CommentText"/>
      </w:pPr>
      <w:r>
        <w:rPr>
          <w:rStyle w:val="CommentReference"/>
        </w:rPr>
        <w:annotationRef/>
      </w:r>
      <w:r>
        <w:t>Ramez, He or Him?</w:t>
      </w:r>
    </w:p>
  </w:comment>
  <w:comment w:id="666" w:author="Brett Slote" w:date="2015-10-30T08:56:00Z" w:initials="BS">
    <w:p w14:paraId="01E420BC" w14:textId="77777777" w:rsidR="00FA5B8C" w:rsidRDefault="00FA5B8C">
      <w:pPr>
        <w:pStyle w:val="CommentText"/>
      </w:pPr>
      <w:r>
        <w:rPr>
          <w:rStyle w:val="CommentReference"/>
        </w:rPr>
        <w:annotationRef/>
      </w:r>
      <w:r>
        <w:t>On? By?</w:t>
      </w:r>
    </w:p>
  </w:comment>
  <w:comment w:id="667" w:author="Windows User" w:date="2015-11-21T13:15:00Z" w:initials="WU">
    <w:p w14:paraId="4BEB75B4" w14:textId="201EED17" w:rsidR="00FA5B8C" w:rsidRDefault="00FA5B8C">
      <w:pPr>
        <w:pStyle w:val="CommentText"/>
      </w:pPr>
      <w:r>
        <w:rPr>
          <w:rStyle w:val="CommentReference"/>
        </w:rPr>
        <w:annotationRef/>
      </w:r>
      <w:r>
        <w:t>check</w:t>
      </w:r>
    </w:p>
  </w:comment>
  <w:comment w:id="672" w:author="Windows User" w:date="2015-10-30T08:56:00Z" w:initials="BS">
    <w:p w14:paraId="27C88DDC" w14:textId="77777777" w:rsidR="00FA5B8C" w:rsidRDefault="00FA5B8C">
      <w:pPr>
        <w:pStyle w:val="CommentText"/>
      </w:pPr>
      <w:r>
        <w:rPr>
          <w:rStyle w:val="CommentReference"/>
        </w:rPr>
        <w:annotationRef/>
      </w:r>
      <w:r>
        <w:t>Are the breaths referring to the inspiration of scripture, as the other translations have, or the breath of creation cf gn 1?</w:t>
      </w:r>
    </w:p>
  </w:comment>
  <w:comment w:id="673" w:author="Windows User" w:date="2015-10-30T08:56:00Z" w:initials="BS">
    <w:p w14:paraId="53F7084A" w14:textId="77777777" w:rsidR="00FA5B8C" w:rsidRDefault="00FA5B8C">
      <w:pPr>
        <w:pStyle w:val="CommentText"/>
      </w:pPr>
      <w:r>
        <w:rPr>
          <w:rStyle w:val="CommentReference"/>
        </w:rPr>
        <w:annotationRef/>
      </w:r>
      <w:r>
        <w:t>When we love the Name of our Lord Jesus Christ, the Name of Salvation...</w:t>
      </w:r>
    </w:p>
  </w:comment>
  <w:comment w:id="674" w:author="Windows User" w:date="2015-10-30T08:56:00Z" w:initials="BS">
    <w:p w14:paraId="4705E7C8" w14:textId="77777777" w:rsidR="00FA5B8C" w:rsidRDefault="00FA5B8C">
      <w:pPr>
        <w:pStyle w:val="CommentText"/>
      </w:pPr>
      <w:r>
        <w:rPr>
          <w:rStyle w:val="CommentReference"/>
        </w:rPr>
        <w:annotationRef/>
      </w:r>
      <w:r>
        <w:t>adjective? severe?</w:t>
      </w:r>
    </w:p>
  </w:comment>
  <w:comment w:id="681" w:author="Windows User" w:date="2015-11-21T13:15:00Z" w:initials="WU">
    <w:p w14:paraId="5D7A5708" w14:textId="27F5BDCC" w:rsidR="00FA5B8C" w:rsidRDefault="00FA5B8C">
      <w:pPr>
        <w:pStyle w:val="CommentText"/>
      </w:pPr>
      <w:r>
        <w:rPr>
          <w:rStyle w:val="CommentReference"/>
        </w:rPr>
        <w:annotationRef/>
      </w:r>
      <w:r>
        <w:t>check</w:t>
      </w:r>
    </w:p>
  </w:comment>
  <w:comment w:id="683" w:author="Windows User" w:date="2015-10-30T08:56:00Z" w:initials="BS">
    <w:p w14:paraId="4899C8E2" w14:textId="77777777" w:rsidR="00FA5B8C" w:rsidRDefault="00FA5B8C">
      <w:pPr>
        <w:pStyle w:val="CommentText"/>
      </w:pPr>
      <w:r>
        <w:rPr>
          <w:rStyle w:val="CommentReference"/>
        </w:rPr>
        <w:annotationRef/>
      </w:r>
      <w:r>
        <w:t>too literal?</w:t>
      </w:r>
    </w:p>
  </w:comment>
  <w:comment w:id="686" w:author="Windows User" w:date="2015-10-30T08:56:00Z" w:initials="BS">
    <w:p w14:paraId="4EBC6F27" w14:textId="77777777" w:rsidR="00FA5B8C" w:rsidRDefault="00FA5B8C">
      <w:pPr>
        <w:pStyle w:val="CommentText"/>
      </w:pPr>
      <w:r>
        <w:rPr>
          <w:rStyle w:val="CommentReference"/>
        </w:rPr>
        <w:annotationRef/>
      </w:r>
      <w:r>
        <w:t>awkward</w:t>
      </w:r>
    </w:p>
  </w:comment>
  <w:comment w:id="687" w:author="Windows User" w:date="2015-10-30T08:56:00Z" w:initials="BS">
    <w:p w14:paraId="2E00F7F9" w14:textId="77777777" w:rsidR="00FA5B8C" w:rsidRDefault="00FA5B8C">
      <w:pPr>
        <w:pStyle w:val="CommentText"/>
      </w:pPr>
      <w:r>
        <w:rPr>
          <w:rStyle w:val="CommentReference"/>
        </w:rPr>
        <w:annotationRef/>
      </w:r>
      <w:r>
        <w:t>sits, less literal, but more clear?</w:t>
      </w:r>
    </w:p>
  </w:comment>
  <w:comment w:id="688" w:author="Windows User" w:date="2015-10-30T08:56:00Z" w:initials="BS">
    <w:p w14:paraId="7635C5E6" w14:textId="77777777" w:rsidR="00FA5B8C" w:rsidRDefault="00FA5B8C">
      <w:pPr>
        <w:pStyle w:val="CommentText"/>
      </w:pPr>
      <w:r>
        <w:rPr>
          <w:rStyle w:val="CommentReference"/>
        </w:rPr>
        <w:annotationRef/>
      </w:r>
      <w:r>
        <w:t>awkward</w:t>
      </w:r>
    </w:p>
  </w:comment>
  <w:comment w:id="690" w:author="Windows User" w:date="2015-10-30T08:56:00Z" w:initials="BS">
    <w:p w14:paraId="07F5FC79" w14:textId="77777777" w:rsidR="00FA5B8C" w:rsidRDefault="00FA5B8C">
      <w:pPr>
        <w:pStyle w:val="CommentText"/>
      </w:pPr>
      <w:r>
        <w:rPr>
          <w:rStyle w:val="CommentReference"/>
        </w:rPr>
        <w:annotationRef/>
      </w:r>
      <w:r>
        <w:t>terribly awkward</w:t>
      </w:r>
    </w:p>
  </w:comment>
  <w:comment w:id="691" w:author="Windows User" w:date="2015-11-21T13:16:00Z" w:initials="WU">
    <w:p w14:paraId="197F0F42" w14:textId="5078F6FA" w:rsidR="00FA5B8C" w:rsidRDefault="00FA5B8C">
      <w:pPr>
        <w:pStyle w:val="CommentText"/>
      </w:pPr>
      <w:r>
        <w:rPr>
          <w:rStyle w:val="CommentReference"/>
        </w:rPr>
        <w:annotationRef/>
      </w:r>
      <w:r>
        <w:t>check</w:t>
      </w:r>
    </w:p>
  </w:comment>
  <w:comment w:id="692" w:author="Windows User" w:date="2015-11-21T13:16:00Z" w:initials="WU">
    <w:p w14:paraId="4BA7ACF0" w14:textId="3D32F115" w:rsidR="00FA5B8C" w:rsidRDefault="00FA5B8C">
      <w:pPr>
        <w:pStyle w:val="CommentText"/>
      </w:pPr>
      <w:r>
        <w:rPr>
          <w:rStyle w:val="CommentReference"/>
        </w:rPr>
        <w:annotationRef/>
      </w:r>
      <w:r>
        <w:t>check</w:t>
      </w:r>
    </w:p>
  </w:comment>
  <w:comment w:id="693" w:author="Windows User" w:date="2015-11-21T13:16:00Z" w:initials="WU">
    <w:p w14:paraId="6657783C" w14:textId="2A8AC09D" w:rsidR="00FA5B8C" w:rsidRDefault="00FA5B8C">
      <w:pPr>
        <w:pStyle w:val="CommentText"/>
      </w:pPr>
      <w:r>
        <w:rPr>
          <w:rStyle w:val="CommentReference"/>
        </w:rPr>
        <w:annotationRef/>
      </w:r>
      <w:r>
        <w:t>check</w:t>
      </w:r>
    </w:p>
  </w:comment>
  <w:comment w:id="694" w:author="Windows User" w:date="2015-11-21T13:16:00Z" w:initials="WU">
    <w:p w14:paraId="280C2333" w14:textId="7D468F5B" w:rsidR="00FA5B8C" w:rsidRDefault="00FA5B8C">
      <w:pPr>
        <w:pStyle w:val="CommentText"/>
      </w:pPr>
      <w:r>
        <w:rPr>
          <w:rStyle w:val="CommentReference"/>
        </w:rPr>
        <w:annotationRef/>
      </w:r>
      <w:r>
        <w:t>check</w:t>
      </w:r>
    </w:p>
  </w:comment>
  <w:comment w:id="696" w:author="Windows User" w:date="2015-10-30T08:56:00Z" w:initials="BS">
    <w:p w14:paraId="02E36170" w14:textId="77777777" w:rsidR="00FA5B8C" w:rsidRDefault="00FA5B8C">
      <w:pPr>
        <w:pStyle w:val="CommentText"/>
      </w:pPr>
      <w:r>
        <w:rPr>
          <w:rStyle w:val="CommentReference"/>
        </w:rPr>
        <w:annotationRef/>
      </w:r>
      <w:r>
        <w:t>sat?</w:t>
      </w:r>
    </w:p>
  </w:comment>
  <w:comment w:id="697" w:author="Windows User" w:date="2015-11-21T13:17:00Z" w:initials="WU">
    <w:p w14:paraId="16F69644" w14:textId="555FDE59" w:rsidR="00FA5B8C" w:rsidRDefault="00FA5B8C">
      <w:pPr>
        <w:pStyle w:val="CommentText"/>
      </w:pPr>
      <w:r>
        <w:rPr>
          <w:rStyle w:val="CommentReference"/>
        </w:rPr>
        <w:annotationRef/>
      </w:r>
      <w:r>
        <w:t>check</w:t>
      </w:r>
    </w:p>
  </w:comment>
  <w:comment w:id="698" w:author="Windows User" w:date="2015-11-21T13:17:00Z" w:initials="WU">
    <w:p w14:paraId="59E1ECCC" w14:textId="61291C66" w:rsidR="00FA5B8C" w:rsidRDefault="00FA5B8C">
      <w:pPr>
        <w:pStyle w:val="CommentText"/>
      </w:pPr>
      <w:r>
        <w:rPr>
          <w:rStyle w:val="CommentReference"/>
        </w:rPr>
        <w:annotationRef/>
      </w:r>
      <w:r>
        <w:t>check</w:t>
      </w:r>
    </w:p>
  </w:comment>
  <w:comment w:id="701" w:author="Windows User" w:date="2015-10-30T08:56:00Z" w:initials="BS">
    <w:p w14:paraId="681DB0FE" w14:textId="77777777" w:rsidR="00FA5B8C" w:rsidRDefault="00FA5B8C">
      <w:pPr>
        <w:pStyle w:val="CommentText"/>
      </w:pPr>
      <w:r>
        <w:rPr>
          <w:rStyle w:val="CommentReference"/>
        </w:rPr>
        <w:annotationRef/>
      </w:r>
      <w:r>
        <w:t>entered and come forth, or entered through it?</w:t>
      </w:r>
    </w:p>
  </w:comment>
  <w:comment w:id="702" w:author="Windows User" w:date="2015-10-30T08:56:00Z" w:initials="BS">
    <w:p w14:paraId="561C0007" w14:textId="77777777" w:rsidR="00FA5B8C" w:rsidRDefault="00FA5B8C">
      <w:pPr>
        <w:pStyle w:val="CommentText"/>
      </w:pPr>
      <w:r>
        <w:rPr>
          <w:rStyle w:val="CommentReference"/>
        </w:rPr>
        <w:annotationRef/>
      </w:r>
      <w:r>
        <w:t>appearing?</w:t>
      </w:r>
    </w:p>
  </w:comment>
  <w:comment w:id="703" w:author="Windows User" w:date="2015-10-30T08:56:00Z" w:initials="BS">
    <w:p w14:paraId="0B39F1C6" w14:textId="77777777" w:rsidR="00FA5B8C" w:rsidRDefault="00FA5B8C">
      <w:pPr>
        <w:pStyle w:val="CommentText"/>
      </w:pPr>
      <w:r>
        <w:rPr>
          <w:rStyle w:val="CommentReference"/>
        </w:rPr>
        <w:annotationRef/>
      </w:r>
      <w:r>
        <w:t>He</w:t>
      </w:r>
    </w:p>
  </w:comment>
  <w:comment w:id="708" w:author="Windows User" w:date="2015-10-30T08:56:00Z" w:initials="BS">
    <w:p w14:paraId="48FCFB9E" w14:textId="77777777" w:rsidR="00FA5B8C" w:rsidRDefault="00FA5B8C">
      <w:pPr>
        <w:pStyle w:val="CommentText"/>
      </w:pPr>
      <w:r>
        <w:rPr>
          <w:rStyle w:val="CommentReference"/>
        </w:rPr>
        <w:annotationRef/>
      </w:r>
      <w:r>
        <w:t>I feel like upon sounds better here and below</w:t>
      </w:r>
    </w:p>
  </w:comment>
  <w:comment w:id="709" w:author="Windows User" w:date="2015-10-30T08:56:00Z" w:initials="BS">
    <w:p w14:paraId="2C4DA934" w14:textId="77777777" w:rsidR="00FA5B8C" w:rsidRDefault="00FA5B8C">
      <w:pPr>
        <w:pStyle w:val="CommentText"/>
      </w:pPr>
      <w:r>
        <w:rPr>
          <w:rStyle w:val="CommentReference"/>
        </w:rPr>
        <w:annotationRef/>
      </w:r>
      <w:r>
        <w:t>For forty days</w:t>
      </w:r>
    </w:p>
  </w:comment>
  <w:comment w:id="710" w:author="Windows User" w:date="2015-10-30T08:56:00Z" w:initials="BS">
    <w:p w14:paraId="3A60EA56" w14:textId="77777777" w:rsidR="00FA5B8C" w:rsidRDefault="00FA5B8C">
      <w:pPr>
        <w:pStyle w:val="CommentText"/>
      </w:pPr>
      <w:r>
        <w:rPr>
          <w:rStyle w:val="CommentReference"/>
        </w:rPr>
        <w:annotationRef/>
      </w:r>
      <w:r>
        <w:t>awkward. Crush under our feet or crush within us? Even if feet not literally there, needed to complete the implied thought in english.</w:t>
      </w:r>
    </w:p>
  </w:comment>
  <w:comment w:id="716" w:author="Windows User" w:date="2015-10-30T08:56:00Z" w:initials="BS">
    <w:p w14:paraId="330AB2CB" w14:textId="77777777" w:rsidR="00FA5B8C" w:rsidRDefault="00FA5B8C">
      <w:pPr>
        <w:pStyle w:val="CommentText"/>
      </w:pPr>
      <w:r>
        <w:rPr>
          <w:rStyle w:val="CommentReference"/>
        </w:rPr>
        <w:annotationRef/>
      </w:r>
      <w:r>
        <w:t>a? I know virgin doesn't sound right. Nor virginal. But a virgin seems to cheapen the thought...</w:t>
      </w:r>
    </w:p>
  </w:comment>
  <w:comment w:id="718" w:author="Windows User" w:date="2015-10-30T08:56:00Z" w:initials="BS">
    <w:p w14:paraId="3C79EF83" w14:textId="77777777" w:rsidR="00FA5B8C" w:rsidRDefault="00FA5B8C">
      <w:pPr>
        <w:pStyle w:val="CommentText"/>
      </w:pPr>
      <w:r>
        <w:rPr>
          <w:rStyle w:val="CommentReference"/>
        </w:rPr>
        <w:annotationRef/>
      </w:r>
      <w:r>
        <w:t>annulled has connotation from catholicism of never having been. I like abolished better. Sounds more poetic like too.</w:t>
      </w:r>
    </w:p>
  </w:comment>
  <w:comment w:id="721" w:author="Windows User" w:date="2015-10-30T08:56:00Z" w:initials="BS">
    <w:p w14:paraId="2CE63F4B" w14:textId="77777777" w:rsidR="00FA5B8C" w:rsidRDefault="00FA5B8C">
      <w:pPr>
        <w:pStyle w:val="CommentText"/>
      </w:pPr>
      <w:r>
        <w:rPr>
          <w:rStyle w:val="CommentReference"/>
        </w:rPr>
        <w:annotationRef/>
      </w:r>
      <w:r>
        <w:t>yes, it is a continuous thought. But this and next are complete sentences in themselves.</w:t>
      </w:r>
    </w:p>
  </w:comment>
  <w:comment w:id="722" w:author="Windows User" w:date="2015-10-30T08:56:00Z" w:initials="BS">
    <w:p w14:paraId="1816FDC2" w14:textId="77777777" w:rsidR="00FA5B8C" w:rsidRDefault="00FA5B8C">
      <w:pPr>
        <w:pStyle w:val="CommentText"/>
      </w:pPr>
      <w:r>
        <w:rPr>
          <w:rStyle w:val="CommentReference"/>
        </w:rPr>
        <w:annotationRef/>
      </w:r>
      <w:r>
        <w:t>revealed almost makes sense here... but not with the next line having "said"</w:t>
      </w:r>
    </w:p>
  </w:comment>
  <w:comment w:id="723" w:author="Windows User" w:date="2015-10-30T08:56:00Z" w:initials="BS">
    <w:p w14:paraId="4511C954" w14:textId="77777777" w:rsidR="00FA5B8C" w:rsidRDefault="00FA5B8C">
      <w:pPr>
        <w:pStyle w:val="CommentText"/>
      </w:pPr>
      <w:r>
        <w:rPr>
          <w:rStyle w:val="CommentReference"/>
        </w:rPr>
        <w:annotationRef/>
      </w:r>
      <w:r>
        <w:t>repeat quotes or contiguious?</w:t>
      </w:r>
    </w:p>
  </w:comment>
  <w:comment w:id="724" w:author="Windows User" w:date="2015-10-30T08:56:00Z" w:initials="BS">
    <w:p w14:paraId="56656ACA" w14:textId="77777777" w:rsidR="00FA5B8C" w:rsidRDefault="00FA5B8C">
      <w:pPr>
        <w:pStyle w:val="CommentText"/>
      </w:pPr>
      <w:r>
        <w:rPr>
          <w:rStyle w:val="CommentReference"/>
        </w:rPr>
        <w:annotationRef/>
      </w:r>
      <w:r>
        <w:t>in strength?</w:t>
      </w:r>
    </w:p>
  </w:comment>
  <w:comment w:id="725" w:author="Windows User" w:date="2015-10-30T08:56:00Z" w:initials="BS">
    <w:p w14:paraId="0BBEA7F8" w14:textId="77777777" w:rsidR="00FA5B8C" w:rsidRDefault="00FA5B8C">
      <w:pPr>
        <w:pStyle w:val="CommentText"/>
      </w:pPr>
      <w:r>
        <w:rPr>
          <w:rStyle w:val="CommentReference"/>
        </w:rPr>
        <w:annotationRef/>
      </w:r>
      <w:r>
        <w:t>in the tune it just sounds more emphatic dropping the "both"</w:t>
      </w:r>
    </w:p>
  </w:comment>
  <w:comment w:id="727" w:author="Windows User" w:date="2015-10-30T08:56:00Z" w:initials="BS">
    <w:p w14:paraId="2C3E8DBE" w14:textId="77777777" w:rsidR="00FA5B8C" w:rsidRDefault="00FA5B8C">
      <w:pPr>
        <w:pStyle w:val="CommentText"/>
      </w:pPr>
      <w:r>
        <w:rPr>
          <w:rStyle w:val="CommentReference"/>
        </w:rPr>
        <w:annotationRef/>
      </w:r>
      <w:r>
        <w:t>theotokos, not mav em ef Nooti</w:t>
      </w:r>
    </w:p>
  </w:comment>
  <w:comment w:id="728" w:author="Windows User" w:date="2015-10-30T08:56:00Z" w:initials="BS">
    <w:p w14:paraId="76D071C9" w14:textId="77777777" w:rsidR="00FA5B8C" w:rsidRDefault="00FA5B8C">
      <w:pPr>
        <w:pStyle w:val="CommentText"/>
      </w:pPr>
      <w:r>
        <w:rPr>
          <w:rStyle w:val="CommentReference"/>
        </w:rPr>
        <w:annotationRef/>
      </w:r>
      <w:r>
        <w:t>in?</w:t>
      </w:r>
    </w:p>
  </w:comment>
  <w:comment w:id="730" w:author="Windows User" w:date="2015-10-30T08:56:00Z" w:initials="BS">
    <w:p w14:paraId="35AA1BF7" w14:textId="77777777" w:rsidR="00FA5B8C" w:rsidRDefault="00FA5B8C">
      <w:pPr>
        <w:pStyle w:val="CommentText"/>
      </w:pPr>
      <w:r>
        <w:rPr>
          <w:rStyle w:val="CommentReference"/>
        </w:rPr>
        <w:annotationRef/>
      </w:r>
      <w:r>
        <w:t>it's literally "And" but that leaves too much grammatical ambiguity that tends towards nonsensical parsing.</w:t>
      </w:r>
    </w:p>
  </w:comment>
  <w:comment w:id="731" w:author="Windows User" w:date="2015-10-30T08:56:00Z" w:initials="BS">
    <w:p w14:paraId="59FF9497" w14:textId="77777777" w:rsidR="00FA5B8C" w:rsidRDefault="00FA5B8C">
      <w:pPr>
        <w:pStyle w:val="CommentText"/>
      </w:pPr>
      <w:r>
        <w:rPr>
          <w:rStyle w:val="CommentReference"/>
        </w:rPr>
        <w:annotationRef/>
      </w:r>
      <w:r>
        <w:t>tense?</w:t>
      </w:r>
    </w:p>
  </w:comment>
  <w:comment w:id="733" w:author="Windows User" w:date="2015-10-30T08:56:00Z" w:initials="BS">
    <w:p w14:paraId="3CF45818" w14:textId="77777777" w:rsidR="00FA5B8C" w:rsidRDefault="00FA5B8C">
      <w:pPr>
        <w:pStyle w:val="CommentText"/>
      </w:pPr>
      <w:r>
        <w:rPr>
          <w:rStyle w:val="CommentReference"/>
        </w:rPr>
        <w:annotationRef/>
      </w:r>
      <w:r>
        <w:t>too far for a pronoun</w:t>
      </w:r>
    </w:p>
  </w:comment>
  <w:comment w:id="734" w:author="Windows User" w:date="2015-10-30T08:56:00Z" w:initials="BS">
    <w:p w14:paraId="04E47880" w14:textId="77777777" w:rsidR="00FA5B8C" w:rsidRDefault="00FA5B8C">
      <w:pPr>
        <w:pStyle w:val="CommentText"/>
      </w:pPr>
      <w:r>
        <w:rPr>
          <w:rStyle w:val="CommentReference"/>
        </w:rPr>
        <w:annotationRef/>
      </w:r>
      <w:r>
        <w:t>deemed or made?</w:t>
      </w:r>
    </w:p>
  </w:comment>
  <w:comment w:id="736" w:author="Windows User" w:date="2015-10-30T08:56:00Z" w:initials="BS">
    <w:p w14:paraId="4BEF6991" w14:textId="77777777" w:rsidR="00FA5B8C" w:rsidRDefault="00FA5B8C">
      <w:pPr>
        <w:pStyle w:val="CommentText"/>
      </w:pPr>
      <w:r>
        <w:rPr>
          <w:rStyle w:val="CommentReference"/>
        </w:rPr>
        <w:annotationRef/>
      </w:r>
      <w:r>
        <w:t>coptic is heavens of heavens, but we usually say heaven of heavens.</w:t>
      </w:r>
    </w:p>
  </w:comment>
  <w:comment w:id="738" w:author="Windows User" w:date="2015-10-30T08:56:00Z" w:initials="BS">
    <w:p w14:paraId="3AB1B9D1" w14:textId="77777777" w:rsidR="00FA5B8C" w:rsidRDefault="00FA5B8C">
      <w:pPr>
        <w:pStyle w:val="CommentText"/>
      </w:pPr>
      <w:r>
        <w:rPr>
          <w:rStyle w:val="CommentReference"/>
        </w:rPr>
        <w:annotationRef/>
      </w:r>
      <w:r>
        <w:t>rises or shines?</w:t>
      </w:r>
    </w:p>
  </w:comment>
  <w:comment w:id="741" w:author="Windows User" w:date="2015-10-30T08:56:00Z" w:initials="BS">
    <w:p w14:paraId="4F324E1B" w14:textId="77777777" w:rsidR="00FA5B8C" w:rsidRDefault="00FA5B8C">
      <w:pPr>
        <w:pStyle w:val="CommentText"/>
      </w:pPr>
      <w:r>
        <w:rPr>
          <w:rStyle w:val="CommentReference"/>
        </w:rPr>
        <w:annotationRef/>
      </w:r>
      <w:r>
        <w:t>destroyed or damaged?</w:t>
      </w:r>
    </w:p>
  </w:comment>
  <w:comment w:id="746" w:author="Windows User" w:date="2015-10-30T08:56:00Z" w:initials="BS">
    <w:p w14:paraId="79923BFC" w14:textId="77777777" w:rsidR="00FA5B8C" w:rsidRDefault="00FA5B8C">
      <w:pPr>
        <w:pStyle w:val="CommentText"/>
      </w:pPr>
      <w:r>
        <w:rPr>
          <w:rStyle w:val="CommentReference"/>
        </w:rPr>
        <w:annotationRef/>
      </w:r>
      <w:r>
        <w:t>servant, or slave?</w:t>
      </w:r>
    </w:p>
  </w:comment>
  <w:comment w:id="747" w:author="Windows User" w:date="2015-10-30T08:56:00Z" w:initials="BS">
    <w:p w14:paraId="7A143CF0" w14:textId="77777777" w:rsidR="00FA5B8C" w:rsidRDefault="00FA5B8C">
      <w:pPr>
        <w:pStyle w:val="CommentText"/>
      </w:pPr>
      <w:r>
        <w:rPr>
          <w:rStyle w:val="CommentReference"/>
        </w:rPr>
        <w:annotationRef/>
      </w:r>
      <w:r>
        <w:t>Feels way too literal</w:t>
      </w:r>
    </w:p>
  </w:comment>
  <w:comment w:id="748" w:author="Windows User" w:date="2015-11-21T13:18:00Z" w:initials="WU">
    <w:p w14:paraId="013367B3" w14:textId="1342797D" w:rsidR="00FA5B8C" w:rsidRDefault="00FA5B8C">
      <w:pPr>
        <w:pStyle w:val="CommentText"/>
      </w:pPr>
      <w:r>
        <w:rPr>
          <w:rStyle w:val="CommentReference"/>
        </w:rPr>
        <w:annotationRef/>
      </w:r>
      <w:r>
        <w:t>check</w:t>
      </w:r>
    </w:p>
  </w:comment>
  <w:comment w:id="754" w:author="Windows User" w:date="2015-10-30T08:56:00Z" w:initials="BS">
    <w:p w14:paraId="7572AFE8" w14:textId="77777777" w:rsidR="00FA5B8C" w:rsidRDefault="00FA5B8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56" w:author="Windows User" w:date="2015-10-30T08:56:00Z" w:initials="BS">
    <w:p w14:paraId="4BD346B3" w14:textId="77777777" w:rsidR="00FA5B8C" w:rsidRDefault="00FA5B8C">
      <w:pPr>
        <w:pStyle w:val="CommentText"/>
      </w:pPr>
      <w:r>
        <w:rPr>
          <w:rStyle w:val="CommentReference"/>
        </w:rPr>
        <w:annotationRef/>
      </w:r>
      <w:r>
        <w:t>was incarnate or took flesh? Need a decision for this common phrase.</w:t>
      </w:r>
    </w:p>
  </w:comment>
  <w:comment w:id="758" w:author="Windows User" w:date="2015-10-30T08:56:00Z" w:initials="BS">
    <w:p w14:paraId="034C1EC4" w14:textId="77777777" w:rsidR="00FA5B8C" w:rsidRDefault="00FA5B8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3" w:author="Windows User" w:date="2015-10-30T08:56:00Z" w:initials="BS">
    <w:p w14:paraId="1A450199" w14:textId="77777777" w:rsidR="00FA5B8C" w:rsidRDefault="00FA5B8C">
      <w:pPr>
        <w:pStyle w:val="CommentText"/>
      </w:pPr>
      <w:r>
        <w:rPr>
          <w:rStyle w:val="CommentReference"/>
        </w:rPr>
        <w:annotationRef/>
      </w:r>
      <w:r>
        <w:t>Altar/The place where the Sacrifice is offered, is clearly not right. But Temple? Or Holy of Holies?</w:t>
      </w:r>
    </w:p>
  </w:comment>
  <w:comment w:id="766" w:author="Windows User" w:date="2015-10-30T08:56:00Z" w:initials="BS">
    <w:p w14:paraId="645B0D7E" w14:textId="77777777" w:rsidR="00FA5B8C" w:rsidRDefault="00FA5B8C">
      <w:pPr>
        <w:pStyle w:val="CommentText"/>
      </w:pPr>
      <w:r>
        <w:rPr>
          <w:rStyle w:val="CommentReference"/>
        </w:rPr>
        <w:annotationRef/>
      </w:r>
      <w:r>
        <w:t>I think infinite captures the meaning of uncircumscript in a more approachable way.</w:t>
      </w:r>
    </w:p>
  </w:comment>
  <w:comment w:id="767" w:author="Windows User" w:date="2015-10-30T08:56:00Z" w:initials="BS">
    <w:p w14:paraId="1421937C" w14:textId="77777777" w:rsidR="00FA5B8C" w:rsidRDefault="00FA5B8C">
      <w:pPr>
        <w:pStyle w:val="CommentText"/>
      </w:pPr>
      <w:r>
        <w:rPr>
          <w:rStyle w:val="CommentReference"/>
        </w:rPr>
        <w:annotationRef/>
      </w:r>
      <w:r>
        <w:t>net or hook?</w:t>
      </w:r>
    </w:p>
  </w:comment>
  <w:comment w:id="768" w:author="Windows User" w:date="2015-10-30T08:56:00Z" w:initials="BS">
    <w:p w14:paraId="6723C76C" w14:textId="77777777" w:rsidR="00FA5B8C" w:rsidRDefault="00FA5B8C">
      <w:pPr>
        <w:pStyle w:val="CommentText"/>
      </w:pPr>
      <w:r>
        <w:rPr>
          <w:rStyle w:val="CommentReference"/>
        </w:rPr>
        <w:annotationRef/>
      </w:r>
      <w:r>
        <w:t>Instructing them in the worship?</w:t>
      </w:r>
    </w:p>
  </w:comment>
  <w:comment w:id="769" w:author="Windows User" w:date="2015-10-30T08:56:00Z" w:initials="BS">
    <w:p w14:paraId="62A67018" w14:textId="77777777" w:rsidR="00FA5B8C" w:rsidRDefault="00FA5B8C">
      <w:pPr>
        <w:pStyle w:val="CommentText"/>
      </w:pPr>
      <w:r>
        <w:rPr>
          <w:rStyle w:val="CommentReference"/>
        </w:rPr>
        <w:annotationRef/>
      </w:r>
      <w:r>
        <w:t>what does this mean?</w:t>
      </w:r>
    </w:p>
  </w:comment>
  <w:comment w:id="770" w:author="Windows User" w:date="2015-10-30T08:56:00Z" w:initials="BS">
    <w:p w14:paraId="26273E35" w14:textId="77777777" w:rsidR="00FA5B8C" w:rsidRDefault="00FA5B8C">
      <w:pPr>
        <w:pStyle w:val="CommentText"/>
      </w:pPr>
      <w:r>
        <w:rPr>
          <w:rStyle w:val="CommentReference"/>
        </w:rPr>
        <w:annotationRef/>
      </w:r>
      <w:r>
        <w:t>Path? Or Way? i.e. Christ?</w:t>
      </w:r>
    </w:p>
  </w:comment>
  <w:comment w:id="771" w:author="Windows User" w:date="2015-10-30T08:56:00Z" w:initials="BS">
    <w:p w14:paraId="4A8A49E6" w14:textId="77777777" w:rsidR="00FA5B8C" w:rsidRDefault="00FA5B8C">
      <w:pPr>
        <w:pStyle w:val="CommentText"/>
      </w:pPr>
      <w:r>
        <w:rPr>
          <w:rStyle w:val="CommentReference"/>
        </w:rPr>
        <w:annotationRef/>
      </w:r>
      <w:r>
        <w:t>forward to? Or towards?</w:t>
      </w:r>
    </w:p>
  </w:comment>
  <w:comment w:id="772" w:author="Windows User" w:date="2015-10-30T08:56:00Z" w:initials="BS">
    <w:p w14:paraId="3641E3CF" w14:textId="77777777" w:rsidR="00FA5B8C" w:rsidRDefault="00FA5B8C">
      <w:pPr>
        <w:pStyle w:val="CommentText"/>
      </w:pPr>
      <w:r>
        <w:rPr>
          <w:rStyle w:val="CommentReference"/>
        </w:rPr>
        <w:annotationRef/>
      </w:r>
      <w:r>
        <w:t>gladness</w:t>
      </w:r>
    </w:p>
  </w:comment>
  <w:comment w:id="777" w:author="Windows User" w:date="2015-10-30T08:56:00Z" w:initials="BS">
    <w:p w14:paraId="18CD3B37" w14:textId="77777777" w:rsidR="00FA5B8C" w:rsidRDefault="00FA5B8C">
      <w:pPr>
        <w:pStyle w:val="CommentText"/>
      </w:pPr>
      <w:r>
        <w:rPr>
          <w:rStyle w:val="CommentReference"/>
        </w:rPr>
        <w:annotationRef/>
      </w:r>
      <w:r>
        <w:t>Inclined to switch to L.A. ordering, but probably better to be consistent with Black.</w:t>
      </w:r>
    </w:p>
  </w:comment>
  <w:comment w:id="778" w:author="Windows User" w:date="2015-10-30T08:56:00Z" w:initials="BS">
    <w:p w14:paraId="14657D9B" w14:textId="77777777" w:rsidR="00FA5B8C" w:rsidRDefault="00FA5B8C">
      <w:pPr>
        <w:pStyle w:val="CommentText"/>
      </w:pPr>
      <w:r>
        <w:rPr>
          <w:rStyle w:val="CommentReference"/>
        </w:rPr>
        <w:annotationRef/>
      </w:r>
      <w:r>
        <w:t>Everyday or a day?</w:t>
      </w:r>
    </w:p>
  </w:comment>
  <w:comment w:id="779" w:author="Windows User" w:date="2015-10-30T08:56:00Z" w:initials="BS">
    <w:p w14:paraId="149067DF" w14:textId="77777777" w:rsidR="00FA5B8C" w:rsidRDefault="00FA5B8C">
      <w:pPr>
        <w:pStyle w:val="CommentText"/>
      </w:pPr>
      <w:r>
        <w:rPr>
          <w:rStyle w:val="CommentReference"/>
        </w:rPr>
        <w:annotationRef/>
      </w:r>
      <w:r>
        <w:t>not delight. Maybe joy instead of esctasy?</w:t>
      </w:r>
    </w:p>
  </w:comment>
  <w:comment w:id="780" w:author="Windows User" w:date="2015-10-30T08:56:00Z" w:initials="BS">
    <w:p w14:paraId="02ED9136" w14:textId="77777777" w:rsidR="00FA5B8C" w:rsidRDefault="00FA5B8C">
      <w:pPr>
        <w:pStyle w:val="CommentText"/>
      </w:pPr>
      <w:r>
        <w:rPr>
          <w:rStyle w:val="CommentReference"/>
        </w:rPr>
        <w:annotationRef/>
      </w:r>
      <w:r>
        <w:t>glory, splendor or beauty?</w:t>
      </w:r>
    </w:p>
  </w:comment>
  <w:comment w:id="781" w:author="Windows User" w:date="2015-10-30T08:56:00Z" w:initials="BS">
    <w:p w14:paraId="6EE864C2" w14:textId="77777777" w:rsidR="00FA5B8C" w:rsidRDefault="00FA5B8C">
      <w:pPr>
        <w:pStyle w:val="CommentText"/>
      </w:pPr>
      <w:r>
        <w:rPr>
          <w:rStyle w:val="CommentReference"/>
        </w:rPr>
        <w:annotationRef/>
      </w:r>
      <w:r>
        <w:t>from or and?</w:t>
      </w:r>
    </w:p>
  </w:comment>
  <w:comment w:id="782" w:author="Windows User" w:date="2015-10-30T08:56:00Z" w:initials="BS">
    <w:p w14:paraId="646E63C2" w14:textId="77777777" w:rsidR="00FA5B8C" w:rsidRDefault="00FA5B8C">
      <w:pPr>
        <w:pStyle w:val="CommentText"/>
      </w:pPr>
      <w:r>
        <w:rPr>
          <w:rStyle w:val="CommentReference"/>
        </w:rPr>
        <w:annotationRef/>
      </w:r>
      <w:r>
        <w:t>What prophet? Why did abouna redact this?</w:t>
      </w:r>
    </w:p>
  </w:comment>
  <w:comment w:id="783" w:author="Windows User" w:date="2015-10-30T08:56:00Z" w:initials="BS">
    <w:p w14:paraId="79F5EF00" w14:textId="77777777" w:rsidR="00FA5B8C" w:rsidRDefault="00FA5B8C">
      <w:pPr>
        <w:pStyle w:val="CommentText"/>
      </w:pPr>
      <w:r>
        <w:rPr>
          <w:rStyle w:val="CommentReference"/>
        </w:rPr>
        <w:annotationRef/>
      </w:r>
      <w:r>
        <w:t>Doesn't this say you are beyond beginning, or something to that effect? Beyond the beginning from which even time arose?</w:t>
      </w:r>
    </w:p>
  </w:comment>
  <w:comment w:id="784" w:author="Windows User" w:date="2015-10-30T08:56:00Z" w:initials="BS">
    <w:p w14:paraId="6ADED7EC" w14:textId="77777777" w:rsidR="00FA5B8C" w:rsidRDefault="00FA5B8C">
      <w:pPr>
        <w:pStyle w:val="CommentText"/>
      </w:pPr>
      <w:r>
        <w:rPr>
          <w:rStyle w:val="CommentReference"/>
        </w:rPr>
        <w:annotationRef/>
      </w:r>
      <w:r>
        <w:t>is this right?</w:t>
      </w:r>
    </w:p>
  </w:comment>
  <w:comment w:id="785" w:author="Windows User" w:date="2015-10-30T08:56:00Z" w:initials="BS">
    <w:p w14:paraId="020E5B92" w14:textId="77777777" w:rsidR="00FA5B8C" w:rsidRDefault="00FA5B8C">
      <w:pPr>
        <w:pStyle w:val="CommentText"/>
      </w:pPr>
      <w:r>
        <w:rPr>
          <w:rStyle w:val="CommentReference"/>
        </w:rPr>
        <w:annotationRef/>
      </w:r>
      <w:r>
        <w:t>isn't it of?</w:t>
      </w:r>
    </w:p>
  </w:comment>
  <w:comment w:id="786" w:author="Windows User" w:date="2015-10-30T08:56:00Z" w:initials="BS">
    <w:p w14:paraId="7BDB93A0" w14:textId="77777777" w:rsidR="00FA5B8C" w:rsidRDefault="00FA5B8C">
      <w:pPr>
        <w:pStyle w:val="CommentText"/>
      </w:pPr>
      <w:r>
        <w:rPr>
          <w:rStyle w:val="CommentReference"/>
        </w:rPr>
        <w:annotationRef/>
      </w:r>
      <w:r>
        <w:t>isn't it blesses?</w:t>
      </w:r>
    </w:p>
  </w:comment>
  <w:comment w:id="787" w:author="Windows User" w:date="2015-10-30T08:56:00Z" w:initials="BS">
    <w:p w14:paraId="31BB6C0C" w14:textId="77777777" w:rsidR="00FA5B8C" w:rsidRDefault="00FA5B8C">
      <w:pPr>
        <w:pStyle w:val="CommentText"/>
      </w:pPr>
      <w:r>
        <w:rPr>
          <w:rStyle w:val="CommentReference"/>
        </w:rPr>
        <w:annotationRef/>
      </w:r>
      <w:r>
        <w:t>blessing or blessing?</w:t>
      </w:r>
    </w:p>
  </w:comment>
  <w:comment w:id="788" w:author="Windows User" w:date="2015-10-30T08:56:00Z" w:initials="BS">
    <w:p w14:paraId="7E2CC9C5" w14:textId="77777777" w:rsidR="00FA5B8C" w:rsidRDefault="00FA5B8C">
      <w:pPr>
        <w:pStyle w:val="CommentText"/>
      </w:pPr>
      <w:r>
        <w:rPr>
          <w:rStyle w:val="CommentReference"/>
        </w:rPr>
        <w:annotationRef/>
      </w:r>
      <w:r>
        <w:t>the other translations seem not to like abouna's contractions...</w:t>
      </w:r>
    </w:p>
  </w:comment>
  <w:comment w:id="789" w:author="Windows User" w:date="2015-10-30T08:56:00Z" w:initials="BS">
    <w:p w14:paraId="17457A5D" w14:textId="77777777" w:rsidR="00FA5B8C" w:rsidRDefault="00FA5B8C">
      <w:pPr>
        <w:pStyle w:val="CommentText"/>
      </w:pPr>
      <w:r>
        <w:rPr>
          <w:rStyle w:val="CommentReference"/>
        </w:rPr>
        <w:annotationRef/>
      </w:r>
      <w:r>
        <w:t>perfect or true?</w:t>
      </w:r>
    </w:p>
  </w:comment>
  <w:comment w:id="792" w:author="Windows User" w:date="2015-11-21T13:21:00Z" w:initials="WU">
    <w:p w14:paraId="2B36B3E8" w14:textId="6CA0A112" w:rsidR="00582AD7" w:rsidRDefault="00582AD7">
      <w:pPr>
        <w:pStyle w:val="CommentText"/>
      </w:pPr>
      <w:r>
        <w:rPr>
          <w:rStyle w:val="CommentReference"/>
        </w:rPr>
        <w:annotationRef/>
      </w:r>
    </w:p>
  </w:comment>
  <w:comment w:id="797" w:author="Windows User" w:date="2015-10-30T08:56:00Z" w:initials="BS">
    <w:p w14:paraId="5F73F58F" w14:textId="77777777" w:rsidR="00FA5B8C" w:rsidRDefault="00FA5B8C">
      <w:pPr>
        <w:pStyle w:val="CommentText"/>
      </w:pPr>
      <w:r>
        <w:rPr>
          <w:rStyle w:val="CommentReference"/>
        </w:rPr>
        <w:annotationRef/>
      </w:r>
      <w:r>
        <w:t>which word is right?</w:t>
      </w:r>
    </w:p>
  </w:comment>
  <w:comment w:id="798" w:author="Windows User" w:date="2015-10-30T08:56:00Z" w:initials="BS">
    <w:p w14:paraId="7EA05C7E" w14:textId="77777777" w:rsidR="00FA5B8C" w:rsidRDefault="00FA5B8C">
      <w:pPr>
        <w:pStyle w:val="CommentText"/>
      </w:pPr>
      <w:r>
        <w:rPr>
          <w:rStyle w:val="CommentReference"/>
        </w:rPr>
        <w:annotationRef/>
      </w:r>
      <w:r>
        <w:t>wise?</w:t>
      </w:r>
    </w:p>
  </w:comment>
  <w:comment w:id="800" w:author="Windows User" w:date="2015-10-30T08:56:00Z" w:initials="BS">
    <w:p w14:paraId="69093D0A" w14:textId="77777777" w:rsidR="00FA5B8C" w:rsidRDefault="00FA5B8C">
      <w:pPr>
        <w:pStyle w:val="CommentText"/>
      </w:pPr>
      <w:r>
        <w:rPr>
          <w:rStyle w:val="CommentReference"/>
        </w:rPr>
        <w:annotationRef/>
      </w:r>
      <w:r>
        <w:t>bride, or bridal chamber?</w:t>
      </w:r>
    </w:p>
  </w:comment>
  <w:comment w:id="801" w:author="Windows User" w:date="2015-10-30T08:56:00Z" w:initials="BS">
    <w:p w14:paraId="22779ECC" w14:textId="77777777" w:rsidR="00FA5B8C" w:rsidRDefault="00FA5B8C" w:rsidP="00BE768B">
      <w:pPr>
        <w:pStyle w:val="CommentText"/>
      </w:pPr>
      <w:r>
        <w:rPr>
          <w:rStyle w:val="CommentReference"/>
        </w:rPr>
        <w:annotationRef/>
      </w:r>
      <w:r>
        <w:t>truth, logos, or true logos?</w:t>
      </w:r>
    </w:p>
  </w:comment>
  <w:comment w:id="802" w:author="Windows User" w:date="2015-10-30T08:56:00Z" w:initials="BS">
    <w:p w14:paraId="6213BCBE" w14:textId="77777777" w:rsidR="00FA5B8C" w:rsidRDefault="00FA5B8C" w:rsidP="00BE768B">
      <w:pPr>
        <w:pStyle w:val="CommentText"/>
      </w:pPr>
      <w:r>
        <w:rPr>
          <w:rStyle w:val="CommentReference"/>
        </w:rPr>
        <w:annotationRef/>
      </w:r>
      <w:r>
        <w:t>redeemed or saved?</w:t>
      </w:r>
    </w:p>
  </w:comment>
  <w:comment w:id="804" w:author="Windows User" w:date="2015-10-30T08:56:00Z" w:initials="BS">
    <w:p w14:paraId="2A3CAD8D" w14:textId="77777777" w:rsidR="00FA5B8C" w:rsidRDefault="00FA5B8C">
      <w:pPr>
        <w:pStyle w:val="CommentText"/>
      </w:pPr>
      <w:r>
        <w:rPr>
          <w:rStyle w:val="CommentReference"/>
        </w:rPr>
        <w:annotationRef/>
      </w:r>
      <w:r>
        <w:t>for us or unto us?</w:t>
      </w:r>
    </w:p>
  </w:comment>
  <w:comment w:id="807" w:author="Windows User" w:date="2015-10-30T08:56:00Z" w:initials="BS">
    <w:p w14:paraId="74DABC9B" w14:textId="77777777" w:rsidR="00FA5B8C" w:rsidRDefault="00FA5B8C">
      <w:pPr>
        <w:pStyle w:val="CommentText"/>
      </w:pPr>
      <w:r>
        <w:rPr>
          <w:rStyle w:val="CommentReference"/>
        </w:rPr>
        <w:annotationRef/>
      </w:r>
      <w:r>
        <w:t>what does eshleelooi mean?</w:t>
      </w:r>
    </w:p>
  </w:comment>
  <w:comment w:id="808" w:author="Windows User" w:date="2015-10-30T08:56:00Z" w:initials="BS">
    <w:p w14:paraId="068283F8" w14:textId="77777777" w:rsidR="00FA5B8C" w:rsidRDefault="00FA5B8C">
      <w:pPr>
        <w:pStyle w:val="CommentText"/>
      </w:pPr>
      <w:r>
        <w:rPr>
          <w:rStyle w:val="CommentReference"/>
        </w:rPr>
        <w:annotationRef/>
      </w:r>
      <w:r>
        <w:t>save or redeem?</w:t>
      </w:r>
    </w:p>
  </w:comment>
  <w:comment w:id="810" w:author="Windows User" w:date="2015-10-30T08:56:00Z" w:initials="BS">
    <w:p w14:paraId="580D65BC" w14:textId="77777777" w:rsidR="00FA5B8C" w:rsidRDefault="00FA5B8C">
      <w:pPr>
        <w:pStyle w:val="CommentText"/>
      </w:pPr>
      <w:r>
        <w:rPr>
          <w:rStyle w:val="CommentReference"/>
        </w:rPr>
        <w:annotationRef/>
      </w:r>
      <w:r>
        <w:t>paradoxically or miraculously?</w:t>
      </w:r>
    </w:p>
  </w:comment>
  <w:comment w:id="811" w:author="Windows User" w:date="2015-10-30T08:56:00Z" w:initials="BS">
    <w:p w14:paraId="1504B052" w14:textId="77777777" w:rsidR="00FA5B8C" w:rsidRDefault="00FA5B8C">
      <w:pPr>
        <w:pStyle w:val="CommentText"/>
      </w:pPr>
      <w:r>
        <w:rPr>
          <w:rStyle w:val="CommentReference"/>
        </w:rPr>
        <w:annotationRef/>
      </w:r>
      <w:r>
        <w:t>I get that this is perfectly valid English without 'is'. But too hard to follow fast.</w:t>
      </w:r>
    </w:p>
  </w:comment>
  <w:comment w:id="813" w:author="Windows User" w:date="2015-10-30T08:56:00Z" w:initials="BS">
    <w:p w14:paraId="6FECF727" w14:textId="77777777" w:rsidR="00FA5B8C" w:rsidRDefault="00FA5B8C">
      <w:pPr>
        <w:pStyle w:val="CommentText"/>
      </w:pPr>
      <w:r>
        <w:rPr>
          <w:rStyle w:val="CommentReference"/>
        </w:rPr>
        <w:annotationRef/>
      </w:r>
      <w:r>
        <w:t>this seems to be parallel to gold on all sides rather than gold roundabout it.</w:t>
      </w:r>
    </w:p>
  </w:comment>
  <w:comment w:id="814" w:author="Windows User" w:date="2015-10-30T08:56:00Z" w:initials="BS">
    <w:p w14:paraId="70D28A4D" w14:textId="77777777" w:rsidR="00FA5B8C" w:rsidRDefault="00FA5B8C">
      <w:pPr>
        <w:pStyle w:val="CommentText"/>
      </w:pPr>
      <w:r>
        <w:rPr>
          <w:rStyle w:val="CommentReference"/>
        </w:rPr>
        <w:annotationRef/>
      </w:r>
      <w:r>
        <w:t>Saviour or redeemer?</w:t>
      </w:r>
    </w:p>
  </w:comment>
  <w:comment w:id="816" w:author="Windows User" w:date="2015-10-30T08:56:00Z" w:initials="BS">
    <w:p w14:paraId="5810A4FB" w14:textId="77777777" w:rsidR="00FA5B8C" w:rsidRDefault="00FA5B8C">
      <w:pPr>
        <w:pStyle w:val="CommentText"/>
      </w:pPr>
      <w:r>
        <w:rPr>
          <w:rStyle w:val="CommentReference"/>
        </w:rPr>
        <w:annotationRef/>
      </w:r>
      <w:r>
        <w:t>isn't this compassion? not nishti nai...</w:t>
      </w:r>
    </w:p>
  </w:comment>
  <w:comment w:id="819" w:author="Windows User" w:date="2015-10-30T08:56:00Z" w:initials="BS">
    <w:p w14:paraId="11961883" w14:textId="77777777" w:rsidR="00FA5B8C" w:rsidRDefault="00FA5B8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0" w:author="Windows User" w:date="2015-10-30T08:56:00Z" w:initials="BS">
    <w:p w14:paraId="46371F93" w14:textId="77777777" w:rsidR="00FA5B8C" w:rsidRDefault="00FA5B8C">
      <w:pPr>
        <w:pStyle w:val="CommentText"/>
      </w:pPr>
      <w:r>
        <w:rPr>
          <w:rStyle w:val="CommentReference"/>
        </w:rPr>
        <w:annotationRef/>
      </w:r>
      <w:r>
        <w:t>should be lampstand, not candle stick, here and throughout.</w:t>
      </w:r>
    </w:p>
  </w:comment>
  <w:comment w:id="821" w:author="Windows User" w:date="2015-10-30T08:56:00Z" w:initials="BS">
    <w:p w14:paraId="4BC316E7" w14:textId="77777777" w:rsidR="00FA5B8C" w:rsidRDefault="00FA5B8C">
      <w:pPr>
        <w:pStyle w:val="CommentText"/>
      </w:pPr>
      <w:r>
        <w:rPr>
          <w:rStyle w:val="CommentReference"/>
        </w:rPr>
        <w:annotationRef/>
      </w:r>
      <w:r>
        <w:t>Ok, not saluted... Greeted, or I would prefer hailed...</w:t>
      </w:r>
    </w:p>
  </w:comment>
  <w:comment w:id="822" w:author="Windows User" w:date="2015-10-30T08:56:00Z" w:initials="BS">
    <w:p w14:paraId="16528738" w14:textId="77777777" w:rsidR="00FA5B8C" w:rsidRDefault="00FA5B8C">
      <w:pPr>
        <w:pStyle w:val="CommentText"/>
      </w:pPr>
      <w:r>
        <w:rPr>
          <w:rStyle w:val="CommentReference"/>
        </w:rPr>
        <w:annotationRef/>
      </w:r>
      <w:r>
        <w:t>The Father was overjoyed, in your conception????</w:t>
      </w:r>
    </w:p>
  </w:comment>
  <w:comment w:id="823" w:author="Windows User" w:date="2015-10-30T08:56:00Z" w:initials="BS">
    <w:p w14:paraId="771A2703" w14:textId="77777777" w:rsidR="00FA5B8C" w:rsidRDefault="00FA5B8C">
      <w:pPr>
        <w:pStyle w:val="CommentText"/>
      </w:pPr>
      <w:r>
        <w:rPr>
          <w:rStyle w:val="CommentReference"/>
        </w:rPr>
        <w:annotationRef/>
      </w:r>
      <w:r>
        <w:t>appearing doesn't sound right for parousia... coming or advent?</w:t>
      </w:r>
    </w:p>
  </w:comment>
  <w:comment w:id="824" w:author="Windows User" w:date="2015-11-21T13:22:00Z" w:initials="WU">
    <w:p w14:paraId="2133F1E5" w14:textId="2F2C22EF" w:rsidR="00582AD7" w:rsidRDefault="00582AD7">
      <w:pPr>
        <w:pStyle w:val="CommentText"/>
      </w:pPr>
      <w:r>
        <w:rPr>
          <w:rStyle w:val="CommentReference"/>
        </w:rPr>
        <w:annotationRef/>
      </w:r>
      <w:r w:rsidRPr="00582AD7">
        <w:t>(ⲡⲉⲥⲱⲙⲁ??)</w:t>
      </w:r>
    </w:p>
  </w:comment>
  <w:comment w:id="825" w:author="Windows User" w:date="2015-10-30T08:56:00Z" w:initials="BS">
    <w:p w14:paraId="41579CB8" w14:textId="77777777" w:rsidR="00FA5B8C" w:rsidRDefault="00FA5B8C">
      <w:pPr>
        <w:pStyle w:val="CommentText"/>
      </w:pPr>
      <w:r>
        <w:rPr>
          <w:rStyle w:val="CommentReference"/>
        </w:rPr>
        <w:annotationRef/>
      </w:r>
      <w:r>
        <w:t>kinda funny in English to switch pronoun from Lord to Virgin in one scentence.</w:t>
      </w:r>
    </w:p>
  </w:comment>
  <w:comment w:id="828" w:author="Windows User" w:date="2015-10-30T08:56:00Z" w:initials="BS">
    <w:p w14:paraId="592417C8" w14:textId="77777777" w:rsidR="00FA5B8C" w:rsidRDefault="00FA5B8C">
      <w:pPr>
        <w:pStyle w:val="CommentText"/>
      </w:pPr>
      <w:r>
        <w:rPr>
          <w:rStyle w:val="CommentReference"/>
        </w:rPr>
        <w:annotationRef/>
      </w:r>
      <w:r>
        <w:t>I really didn't like preached... Is this to literal though? Maybe L.A. is better.</w:t>
      </w:r>
    </w:p>
  </w:comment>
  <w:comment w:id="829" w:author="Windows User" w:date="2015-10-30T08:56:00Z" w:initials="BS">
    <w:p w14:paraId="58B144CC" w14:textId="77777777" w:rsidR="00FA5B8C" w:rsidRDefault="00FA5B8C">
      <w:pPr>
        <w:pStyle w:val="CommentText"/>
      </w:pPr>
      <w:r>
        <w:rPr>
          <w:rStyle w:val="CommentReference"/>
        </w:rPr>
        <w:annotationRef/>
      </w:r>
      <w:r>
        <w:t>these thereofs are so awkward... but I can't think of a better phrasing right now.</w:t>
      </w:r>
    </w:p>
  </w:comment>
  <w:comment w:id="830" w:author="Windows User" w:date="2015-11-21T13:23:00Z" w:initials="WU">
    <w:p w14:paraId="363E21CE" w14:textId="09E27204" w:rsidR="00582AD7" w:rsidRDefault="00582AD7">
      <w:pPr>
        <w:pStyle w:val="CommentText"/>
      </w:pPr>
      <w:r>
        <w:rPr>
          <w:rStyle w:val="CommentReference"/>
        </w:rPr>
        <w:annotationRef/>
      </w:r>
      <w:r>
        <w:t>review</w:t>
      </w:r>
    </w:p>
  </w:comment>
  <w:comment w:id="836" w:author="Windows User" w:date="2015-10-30T08:56:00Z" w:initials="BS">
    <w:p w14:paraId="23A92A97" w14:textId="77777777" w:rsidR="00FA5B8C" w:rsidRDefault="00FA5B8C">
      <w:pPr>
        <w:pStyle w:val="CommentText"/>
      </w:pPr>
      <w:r>
        <w:rPr>
          <w:rStyle w:val="CommentReference"/>
        </w:rPr>
        <w:annotationRef/>
      </w:r>
      <w:r>
        <w:t>this seems kind of loose... is it ok?</w:t>
      </w:r>
    </w:p>
  </w:comment>
  <w:comment w:id="837" w:author="Windows User" w:date="2015-10-30T08:56:00Z" w:initials="BS">
    <w:p w14:paraId="2BD3AC96" w14:textId="77777777" w:rsidR="00FA5B8C" w:rsidRDefault="00FA5B8C">
      <w:pPr>
        <w:pStyle w:val="CommentText"/>
      </w:pPr>
      <w:r>
        <w:rPr>
          <w:rStyle w:val="CommentReference"/>
        </w:rPr>
        <w:annotationRef/>
      </w:r>
      <w:r>
        <w:t>works or deeds?</w:t>
      </w:r>
    </w:p>
  </w:comment>
  <w:comment w:id="838" w:author="Windows User" w:date="2015-11-21T13:24:00Z" w:initials="WU">
    <w:p w14:paraId="36A3FAE0" w14:textId="5AD4BC46" w:rsidR="00582AD7" w:rsidRDefault="00582AD7">
      <w:pPr>
        <w:pStyle w:val="CommentText"/>
      </w:pPr>
      <w:r>
        <w:rPr>
          <w:rStyle w:val="CommentReference"/>
        </w:rPr>
        <w:annotationRef/>
      </w:r>
      <w:r>
        <w:t>review</w:t>
      </w:r>
    </w:p>
  </w:comment>
  <w:comment w:id="839" w:author="Windows User" w:date="2015-10-30T08:56:00Z" w:initials="BS">
    <w:p w14:paraId="7290C623" w14:textId="77777777" w:rsidR="00FA5B8C" w:rsidRDefault="00FA5B8C">
      <w:pPr>
        <w:pStyle w:val="CommentText"/>
      </w:pPr>
      <w:r>
        <w:rPr>
          <w:rStyle w:val="CommentReference"/>
        </w:rPr>
        <w:annotationRef/>
      </w:r>
      <w:r>
        <w:t>does Coptic have 'high'?</w:t>
      </w:r>
    </w:p>
  </w:comment>
  <w:comment w:id="840" w:author="Windows User" w:date="2015-11-21T13:24:00Z" w:initials="WU">
    <w:p w14:paraId="2E47A31F" w14:textId="5C8BDB44" w:rsidR="00582AD7" w:rsidRDefault="00582AD7">
      <w:pPr>
        <w:pStyle w:val="CommentText"/>
      </w:pPr>
      <w:r>
        <w:rPr>
          <w:rStyle w:val="CommentReference"/>
        </w:rPr>
        <w:annotationRef/>
      </w:r>
      <w:r>
        <w:t>review, add variant</w:t>
      </w:r>
    </w:p>
  </w:comment>
  <w:comment w:id="841" w:author="Windows User" w:date="2015-10-30T08:56:00Z" w:initials="BS">
    <w:p w14:paraId="370E3024" w14:textId="77777777" w:rsidR="00FA5B8C" w:rsidRDefault="00FA5B8C">
      <w:pPr>
        <w:pStyle w:val="CommentText"/>
      </w:pPr>
      <w:r>
        <w:rPr>
          <w:rStyle w:val="CommentReference"/>
        </w:rPr>
        <w:annotationRef/>
      </w:r>
      <w:r>
        <w:t>bless or praise? inconsistent rendering of esmo</w:t>
      </w:r>
    </w:p>
  </w:comment>
  <w:comment w:id="862" w:author="Windows User" w:date="2015-10-30T08:56:00Z" w:initials="WU">
    <w:p w14:paraId="36599FA2" w14:textId="77777777" w:rsidR="00FA5B8C" w:rsidRDefault="00FA5B8C" w:rsidP="000278EC">
      <w:pPr>
        <w:pStyle w:val="CommentText"/>
      </w:pPr>
      <w:r>
        <w:rPr>
          <w:rStyle w:val="CommentReference"/>
        </w:rPr>
        <w:annotationRef/>
      </w:r>
      <w:r>
        <w:t>Gives light? Enlightens?</w:t>
      </w:r>
    </w:p>
  </w:comment>
  <w:comment w:id="863" w:author="Windows User" w:date="2015-10-30T08:56:00Z" w:initials="WU">
    <w:p w14:paraId="274DD96D" w14:textId="77777777" w:rsidR="00FA5B8C" w:rsidRDefault="00FA5B8C">
      <w:pPr>
        <w:pStyle w:val="CommentText"/>
      </w:pPr>
      <w:r>
        <w:rPr>
          <w:rStyle w:val="CommentReference"/>
        </w:rPr>
        <w:annotationRef/>
      </w:r>
      <w:r>
        <w:t>split after this vs?</w:t>
      </w:r>
    </w:p>
  </w:comment>
  <w:comment w:id="864" w:author="Windows User" w:date="2015-10-30T08:56:00Z" w:initials="WU">
    <w:p w14:paraId="709B00B0" w14:textId="77777777" w:rsidR="00FA5B8C" w:rsidRDefault="00FA5B8C">
      <w:pPr>
        <w:pStyle w:val="CommentText"/>
      </w:pPr>
      <w:r>
        <w:rPr>
          <w:rStyle w:val="CommentReference"/>
        </w:rPr>
        <w:annotationRef/>
      </w:r>
      <w:r>
        <w:t>Better word than prelate?</w:t>
      </w:r>
    </w:p>
  </w:comment>
  <w:comment w:id="895" w:author="Windows User" w:date="2015-11-04T08:53:00Z" w:initials="WU">
    <w:p w14:paraId="057654D4" w14:textId="77777777" w:rsidR="00FA5B8C" w:rsidRDefault="00FA5B8C">
      <w:pPr>
        <w:pStyle w:val="CommentText"/>
      </w:pPr>
      <w:r>
        <w:rPr>
          <w:rStyle w:val="CommentReference"/>
        </w:rPr>
        <w:annotationRef/>
      </w:r>
      <w:r>
        <w:t>Life giver or giver of life?</w:t>
      </w:r>
    </w:p>
  </w:comment>
  <w:comment w:id="896" w:author="Windows User" w:date="2015-11-04T08:54:00Z" w:initials="WU">
    <w:p w14:paraId="27A10A48" w14:textId="77777777" w:rsidR="00FA5B8C" w:rsidRDefault="00FA5B8C">
      <w:pPr>
        <w:pStyle w:val="CommentText"/>
      </w:pPr>
      <w:r>
        <w:rPr>
          <w:rStyle w:val="CommentReference"/>
        </w:rPr>
        <w:annotationRef/>
      </w:r>
      <w:r>
        <w:t>Fix. Middle of this got deleted.</w:t>
      </w:r>
    </w:p>
  </w:comment>
  <w:comment w:id="907" w:author="Windows User" w:date="2015-10-30T08:56:00Z" w:initials="BS">
    <w:p w14:paraId="681427A6" w14:textId="77777777" w:rsidR="00FA5B8C" w:rsidRDefault="00FA5B8C">
      <w:pPr>
        <w:pStyle w:val="CommentText"/>
      </w:pPr>
      <w:r>
        <w:rPr>
          <w:rStyle w:val="CommentReference"/>
        </w:rPr>
        <w:annotationRef/>
      </w:r>
      <w:r>
        <w:t>coptic has confess</w:t>
      </w:r>
    </w:p>
  </w:comment>
  <w:comment w:id="1042" w:author="Windows User" w:date="2015-10-30T08:56:00Z" w:initials="WU">
    <w:p w14:paraId="6841EDAF" w14:textId="77777777" w:rsidR="00FA5B8C" w:rsidRDefault="00FA5B8C">
      <w:pPr>
        <w:pStyle w:val="CommentText"/>
      </w:pPr>
      <w:r>
        <w:rPr>
          <w:rStyle w:val="CommentReference"/>
        </w:rPr>
        <w:annotationRef/>
      </w:r>
      <w:r>
        <w:t>Isn’t this one more faithful?</w:t>
      </w:r>
    </w:p>
  </w:comment>
  <w:comment w:id="1043" w:author="Windows User" w:date="2015-10-30T08:56:00Z" w:initials="WU">
    <w:p w14:paraId="44483F5F" w14:textId="77777777" w:rsidR="00FA5B8C" w:rsidRDefault="00FA5B8C">
      <w:pPr>
        <w:pStyle w:val="CommentText"/>
      </w:pPr>
      <w:r>
        <w:rPr>
          <w:rStyle w:val="CommentReference"/>
        </w:rPr>
        <w:annotationRef/>
      </w:r>
      <w:r>
        <w:t>Which one(s) are/is right?</w:t>
      </w:r>
    </w:p>
  </w:comment>
  <w:comment w:id="1044" w:author="Windows User" w:date="2015-10-30T08:56:00Z" w:initials="WU">
    <w:p w14:paraId="22B3EF76" w14:textId="77777777" w:rsidR="00FA5B8C" w:rsidRDefault="00FA5B8C">
      <w:pPr>
        <w:pStyle w:val="CommentText"/>
      </w:pPr>
      <w:r>
        <w:rPr>
          <w:rStyle w:val="CommentReference"/>
        </w:rPr>
        <w:annotationRef/>
      </w:r>
      <w:r>
        <w:t>Coptic doesn’t seem to have “O Lord”</w:t>
      </w:r>
    </w:p>
  </w:comment>
  <w:comment w:id="1048" w:author="Windows User" w:date="2015-10-30T08:56:00Z" w:initials="WU">
    <w:p w14:paraId="6BF65470" w14:textId="77777777" w:rsidR="00FA5B8C" w:rsidRDefault="00FA5B8C">
      <w:pPr>
        <w:pStyle w:val="CommentText"/>
      </w:pPr>
      <w:r>
        <w:rPr>
          <w:rStyle w:val="CommentReference"/>
        </w:rPr>
        <w:annotationRef/>
      </w:r>
      <w:r>
        <w:t>Called or named?</w:t>
      </w:r>
    </w:p>
  </w:comment>
  <w:comment w:id="1049" w:author="Windows User" w:date="2015-10-30T08:56:00Z" w:initials="WU">
    <w:p w14:paraId="64122CF8" w14:textId="77777777" w:rsidR="00FA5B8C" w:rsidRDefault="00FA5B8C">
      <w:pPr>
        <w:pStyle w:val="CommentText"/>
      </w:pPr>
      <w:r>
        <w:rPr>
          <w:rStyle w:val="CommentReference"/>
        </w:rPr>
        <w:annotationRef/>
      </w:r>
      <w:r>
        <w:t>John loved the Lord, or the Lord loved John?</w:t>
      </w:r>
    </w:p>
  </w:comment>
  <w:comment w:id="1051" w:author="Windows User" w:date="2015-10-30T08:56:00Z" w:initials="WU">
    <w:p w14:paraId="28540FAB" w14:textId="77777777" w:rsidR="00FA5B8C" w:rsidRDefault="00FA5B8C">
      <w:pPr>
        <w:pStyle w:val="CommentText"/>
      </w:pPr>
      <w:r>
        <w:rPr>
          <w:rStyle w:val="CommentReference"/>
        </w:rPr>
        <w:annotationRef/>
      </w:r>
      <w:r>
        <w:t>Not the Lord?</w:t>
      </w:r>
    </w:p>
  </w:comment>
  <w:comment w:id="1052" w:author="Windows User" w:date="2015-10-30T08:56:00Z" w:initials="WU">
    <w:p w14:paraId="3BE9EA57" w14:textId="77777777" w:rsidR="00FA5B8C" w:rsidRDefault="00FA5B8C">
      <w:pPr>
        <w:pStyle w:val="CommentText"/>
      </w:pPr>
      <w:r>
        <w:rPr>
          <w:rStyle w:val="CommentReference"/>
        </w:rPr>
        <w:annotationRef/>
      </w:r>
      <w:r>
        <w:t>The rest missing?</w:t>
      </w:r>
    </w:p>
  </w:comment>
  <w:comment w:id="1053" w:author="Windows User" w:date="2015-10-30T08:56:00Z" w:initials="WU">
    <w:p w14:paraId="17CFCF91" w14:textId="77777777" w:rsidR="00FA5B8C" w:rsidRDefault="00FA5B8C">
      <w:pPr>
        <w:pStyle w:val="CommentText"/>
      </w:pPr>
      <w:r>
        <w:rPr>
          <w:rStyle w:val="CommentReference"/>
        </w:rPr>
        <w:annotationRef/>
      </w:r>
      <w:r>
        <w:t>Completely different…</w:t>
      </w:r>
    </w:p>
  </w:comment>
  <w:comment w:id="1054" w:author="Windows User" w:date="2015-10-30T08:56:00Z" w:initials="WU">
    <w:p w14:paraId="1A5ABDDA" w14:textId="77777777" w:rsidR="00FA5B8C" w:rsidRDefault="00FA5B8C">
      <w:pPr>
        <w:pStyle w:val="CommentText"/>
      </w:pPr>
      <w:r>
        <w:rPr>
          <w:rStyle w:val="CommentReference"/>
        </w:rPr>
        <w:annotationRef/>
      </w:r>
      <w:r>
        <w:t>Sound or voices?</w:t>
      </w:r>
    </w:p>
  </w:comment>
  <w:comment w:id="1056" w:author="Windows User" w:date="2015-10-30T08:56:00Z" w:initials="WU">
    <w:p w14:paraId="2632154F" w14:textId="77777777" w:rsidR="00FA5B8C" w:rsidRDefault="00FA5B8C">
      <w:pPr>
        <w:pStyle w:val="CommentText"/>
      </w:pPr>
      <w:r>
        <w:rPr>
          <w:rStyle w:val="CommentReference"/>
        </w:rPr>
        <w:annotationRef/>
      </w:r>
      <w:r>
        <w:t>AAP has divinely inspired.</w:t>
      </w:r>
    </w:p>
  </w:comment>
  <w:comment w:id="1058" w:author="Windows User" w:date="2015-10-30T08:56:00Z" w:initials="WU">
    <w:p w14:paraId="6A684B9E" w14:textId="77777777" w:rsidR="00FA5B8C" w:rsidRDefault="00FA5B8C">
      <w:pPr>
        <w:pStyle w:val="CommentText"/>
      </w:pPr>
      <w:r>
        <w:rPr>
          <w:rStyle w:val="CommentReference"/>
        </w:rPr>
        <w:annotationRef/>
      </w:r>
      <w:r>
        <w:t>This one needs looking at.</w:t>
      </w:r>
    </w:p>
  </w:comment>
  <w:comment w:id="1059" w:author="Windows User" w:date="2015-10-30T08:56:00Z" w:initials="WU">
    <w:p w14:paraId="3E29D706" w14:textId="77777777" w:rsidR="00FA5B8C" w:rsidRDefault="00FA5B8C">
      <w:pPr>
        <w:pStyle w:val="CommentText"/>
      </w:pPr>
      <w:r>
        <w:rPr>
          <w:rStyle w:val="CommentReference"/>
        </w:rPr>
        <w:annotationRef/>
      </w:r>
      <w:r>
        <w:t>Partners?</w:t>
      </w:r>
    </w:p>
  </w:comment>
  <w:comment w:id="1064" w:author="Windows User" w:date="2015-10-30T08:56:00Z" w:initials="WU">
    <w:p w14:paraId="662AC6DC" w14:textId="77777777" w:rsidR="00FA5B8C" w:rsidRDefault="00FA5B8C">
      <w:pPr>
        <w:pStyle w:val="CommentText"/>
      </w:pPr>
      <w:r>
        <w:rPr>
          <w:rStyle w:val="CommentReference"/>
        </w:rPr>
        <w:annotationRef/>
      </w:r>
      <w:r>
        <w:t>What land?</w:t>
      </w:r>
    </w:p>
  </w:comment>
  <w:comment w:id="1066" w:author="Windows User" w:date="2015-10-30T08:56:00Z" w:initials="WU">
    <w:p w14:paraId="121BE348" w14:textId="77777777" w:rsidR="00FA5B8C" w:rsidRDefault="00FA5B8C">
      <w:pPr>
        <w:pStyle w:val="CommentText"/>
      </w:pPr>
      <w:r>
        <w:rPr>
          <w:rStyle w:val="CommentReference"/>
        </w:rPr>
        <w:annotationRef/>
      </w:r>
      <w:r>
        <w:t>Or englighten?</w:t>
      </w:r>
    </w:p>
  </w:comment>
  <w:comment w:id="1080" w:author="Windows User" w:date="2015-10-30T08:56:00Z" w:initials="WU">
    <w:p w14:paraId="52EAF036" w14:textId="77777777" w:rsidR="00FA5B8C" w:rsidRDefault="00FA5B8C">
      <w:pPr>
        <w:pStyle w:val="CommentText"/>
      </w:pPr>
      <w:r>
        <w:rPr>
          <w:rStyle w:val="CommentReference"/>
        </w:rPr>
        <w:annotationRef/>
      </w:r>
      <w:r>
        <w:t>What should this verse be?</w:t>
      </w:r>
    </w:p>
  </w:comment>
  <w:comment w:id="1089" w:author="Windows User" w:date="2015-10-30T08:56:00Z" w:initials="BS">
    <w:p w14:paraId="1A0E2428" w14:textId="77777777" w:rsidR="00FA5B8C" w:rsidRDefault="00FA5B8C">
      <w:pPr>
        <w:pStyle w:val="CommentText"/>
      </w:pPr>
      <w:r>
        <w:rPr>
          <w:rStyle w:val="CommentReference"/>
        </w:rPr>
        <w:annotationRef/>
      </w:r>
      <w:r>
        <w:t>wiles or snares?</w:t>
      </w:r>
    </w:p>
  </w:comment>
  <w:comment w:id="1091" w:author="Windows User" w:date="2015-10-30T08:56:00Z" w:initials="BS">
    <w:p w14:paraId="2B8DD286" w14:textId="77777777" w:rsidR="00FA5B8C" w:rsidRDefault="00FA5B8C">
      <w:pPr>
        <w:pStyle w:val="CommentText"/>
      </w:pPr>
      <w:r>
        <w:rPr>
          <w:rStyle w:val="CommentReference"/>
        </w:rPr>
        <w:annotationRef/>
      </w:r>
      <w:r>
        <w:t>I typed this Coptic... so it will have typos..</w:t>
      </w:r>
    </w:p>
  </w:comment>
  <w:comment w:id="1092" w:author="Windows User" w:date="2015-10-30T08:56:00Z" w:initials="WU">
    <w:p w14:paraId="7AD216CC" w14:textId="77777777" w:rsidR="00FA5B8C" w:rsidRDefault="00FA5B8C">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FA5B8C" w:rsidRDefault="00FA5B8C">
      <w:pPr>
        <w:pStyle w:val="CommentText"/>
      </w:pPr>
      <w:r>
        <w:rPr>
          <w:rStyle w:val="CommentReference"/>
        </w:rPr>
        <w:annotationRef/>
      </w:r>
      <w:r>
        <w:t>omit 'be' in contemporary?</w:t>
      </w:r>
    </w:p>
  </w:comment>
  <w:comment w:id="1095" w:author="Windows User" w:date="2015-10-30T08:56:00Z" w:initials="BS">
    <w:p w14:paraId="6511FB80" w14:textId="77777777" w:rsidR="00FA5B8C" w:rsidRDefault="00FA5B8C">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FA5B8C" w:rsidRDefault="00FA5B8C">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FA5B8C" w:rsidRDefault="00FA5B8C">
      <w:pPr>
        <w:pStyle w:val="CommentText"/>
      </w:pPr>
      <w:r>
        <w:rPr>
          <w:rStyle w:val="CommentReference"/>
        </w:rPr>
        <w:annotationRef/>
      </w:r>
      <w:r>
        <w:t>ask more modern than entreat... but not quite right?</w:t>
      </w:r>
    </w:p>
  </w:comment>
  <w:comment w:id="1107" w:author="Windows User" w:date="2015-10-30T08:56:00Z" w:initials="WU">
    <w:p w14:paraId="5F20584F" w14:textId="77777777" w:rsidR="00FA5B8C" w:rsidRDefault="00FA5B8C">
      <w:pPr>
        <w:pStyle w:val="CommentText"/>
      </w:pPr>
      <w:r>
        <w:rPr>
          <w:rStyle w:val="CommentReference"/>
        </w:rPr>
        <w:annotationRef/>
      </w:r>
      <w:r>
        <w:t>Needs work.</w:t>
      </w:r>
    </w:p>
  </w:comment>
  <w:comment w:id="1109" w:author="Windows User" w:date="2015-10-30T08:56:00Z" w:initials="WU">
    <w:p w14:paraId="76E8B799" w14:textId="77777777" w:rsidR="00FA5B8C" w:rsidRDefault="00FA5B8C">
      <w:pPr>
        <w:pStyle w:val="CommentText"/>
      </w:pPr>
      <w:r>
        <w:rPr>
          <w:rStyle w:val="CommentReference"/>
        </w:rPr>
        <w:annotationRef/>
      </w:r>
      <w:r>
        <w:t>Should this be tho-out 5? Or 25?</w:t>
      </w:r>
    </w:p>
  </w:comment>
  <w:comment w:id="1114" w:author="Windows User" w:date="2015-11-11T11:06:00Z" w:initials="WU">
    <w:p w14:paraId="58D84DCF" w14:textId="77777777" w:rsidR="00FA5B8C" w:rsidRDefault="00FA5B8C">
      <w:pPr>
        <w:pStyle w:val="CommentText"/>
      </w:pPr>
      <w:r>
        <w:rPr>
          <w:rStyle w:val="CommentReference"/>
        </w:rPr>
        <w:annotationRef/>
      </w:r>
      <w:r>
        <w:t>Should this be last age or something?</w:t>
      </w:r>
    </w:p>
  </w:comment>
  <w:comment w:id="1116" w:author="Windows User" w:date="2015-11-11T11:00:00Z" w:initials="WU">
    <w:p w14:paraId="7D2DE752" w14:textId="77777777" w:rsidR="00FA5B8C" w:rsidRDefault="00FA5B8C">
      <w:pPr>
        <w:pStyle w:val="CommentText"/>
      </w:pPr>
      <w:r>
        <w:rPr>
          <w:rStyle w:val="CommentReference"/>
        </w:rPr>
        <w:annotationRef/>
      </w:r>
      <w:r>
        <w:t>This needs reviewing!</w:t>
      </w:r>
    </w:p>
  </w:comment>
  <w:comment w:id="1117" w:author="Windows User" w:date="2015-11-11T11:00:00Z" w:initials="WU">
    <w:p w14:paraId="65102EEC" w14:textId="77777777" w:rsidR="00FA5B8C" w:rsidRDefault="00FA5B8C">
      <w:pPr>
        <w:pStyle w:val="CommentText"/>
      </w:pPr>
      <w:r>
        <w:rPr>
          <w:rStyle w:val="CommentReference"/>
        </w:rPr>
        <w:annotationRef/>
      </w:r>
      <w:r>
        <w:t xml:space="preserve">This is probably wrong. God on high? </w:t>
      </w:r>
    </w:p>
  </w:comment>
  <w:comment w:id="1120" w:author="Windows User" w:date="2015-10-30T08:56:00Z" w:initials="WU">
    <w:p w14:paraId="38E4F092" w14:textId="77777777" w:rsidR="00FA5B8C" w:rsidRDefault="00FA5B8C">
      <w:pPr>
        <w:pStyle w:val="CommentText"/>
      </w:pPr>
      <w:r>
        <w:rPr>
          <w:rStyle w:val="CommentReference"/>
        </w:rPr>
        <w:annotationRef/>
      </w:r>
      <w:r>
        <w:t>Confirmed?</w:t>
      </w:r>
    </w:p>
  </w:comment>
  <w:comment w:id="1127" w:author="Windows User" w:date="2015-10-30T08:56:00Z" w:initials="WU">
    <w:p w14:paraId="41EDECE7" w14:textId="77777777" w:rsidR="00FA5B8C" w:rsidRDefault="00FA5B8C">
      <w:pPr>
        <w:pStyle w:val="CommentText"/>
      </w:pPr>
      <w:r>
        <w:rPr>
          <w:rStyle w:val="CommentReference"/>
        </w:rPr>
        <w:annotationRef/>
      </w:r>
      <w:r>
        <w:t>Heroes, or athletes?</w:t>
      </w:r>
    </w:p>
  </w:comment>
  <w:comment w:id="1139" w:author="Windows User" w:date="2015-10-30T08:56:00Z" w:initials="WU">
    <w:p w14:paraId="5FA627EB" w14:textId="77777777" w:rsidR="00FA5B8C" w:rsidRDefault="00FA5B8C">
      <w:pPr>
        <w:pStyle w:val="CommentText"/>
      </w:pPr>
      <w:r>
        <w:rPr>
          <w:rStyle w:val="CommentReference"/>
        </w:rPr>
        <w:annotationRef/>
      </w:r>
      <w:r>
        <w:t>Beasts or creatures?</w:t>
      </w:r>
    </w:p>
  </w:comment>
  <w:comment w:id="1140" w:author="Windows User" w:date="2015-10-30T08:56:00Z" w:initials="WU">
    <w:p w14:paraId="04563F96" w14:textId="77777777" w:rsidR="00FA5B8C" w:rsidRDefault="00FA5B8C">
      <w:pPr>
        <w:pStyle w:val="CommentText"/>
      </w:pPr>
      <w:r>
        <w:rPr>
          <w:rStyle w:val="CommentReference"/>
        </w:rPr>
        <w:annotationRef/>
      </w:r>
      <w:r>
        <w:t>Incessant? Or unceasing?</w:t>
      </w:r>
    </w:p>
  </w:comment>
  <w:comment w:id="1141" w:author="Windows User" w:date="2015-10-30T08:56:00Z" w:initials="WU">
    <w:p w14:paraId="7BD20F77" w14:textId="77777777" w:rsidR="00FA5B8C" w:rsidRDefault="00FA5B8C">
      <w:pPr>
        <w:pStyle w:val="CommentText"/>
      </w:pPr>
      <w:r>
        <w:rPr>
          <w:rStyle w:val="CommentReference"/>
        </w:rPr>
        <w:annotationRef/>
      </w:r>
      <w:r>
        <w:t>Flames of fire or fervent as fire?</w:t>
      </w:r>
    </w:p>
  </w:comment>
  <w:comment w:id="1144" w:author="Windows User" w:date="2015-10-30T08:56:00Z" w:initials="WU">
    <w:p w14:paraId="44A84E5A" w14:textId="77777777" w:rsidR="00FA5B8C" w:rsidRDefault="00FA5B8C">
      <w:pPr>
        <w:pStyle w:val="CommentText"/>
      </w:pPr>
      <w:r>
        <w:rPr>
          <w:rStyle w:val="CommentReference"/>
        </w:rPr>
        <w:annotationRef/>
      </w:r>
      <w:r>
        <w:t>Serving the Lord, or serving before the Lord?</w:t>
      </w:r>
    </w:p>
  </w:comment>
  <w:comment w:id="1155" w:author="Windows User" w:date="2015-10-30T08:56:00Z" w:initials="WU">
    <w:p w14:paraId="07D2B1EF" w14:textId="77777777" w:rsidR="00FA5B8C" w:rsidRDefault="00FA5B8C">
      <w:pPr>
        <w:pStyle w:val="CommentText"/>
      </w:pPr>
      <w:r>
        <w:rPr>
          <w:rStyle w:val="CommentReference"/>
        </w:rPr>
        <w:annotationRef/>
      </w:r>
      <w:r>
        <w:t>Or voice of God?</w:t>
      </w:r>
    </w:p>
  </w:comment>
  <w:comment w:id="1156" w:author="Windows User" w:date="2015-10-30T08:56:00Z" w:initials="WU">
    <w:p w14:paraId="3900CC21" w14:textId="77777777" w:rsidR="00FA5B8C" w:rsidRDefault="00FA5B8C">
      <w:pPr>
        <w:pStyle w:val="CommentText"/>
      </w:pPr>
      <w:r>
        <w:rPr>
          <w:rStyle w:val="CommentReference"/>
        </w:rPr>
        <w:annotationRef/>
      </w:r>
      <w:r>
        <w:t>Received or accepted?</w:t>
      </w:r>
    </w:p>
  </w:comment>
  <w:comment w:id="1157" w:author="Windows User" w:date="2015-11-06T08:39:00Z" w:initials="WU">
    <w:p w14:paraId="6EA3F191" w14:textId="77777777" w:rsidR="00FA5B8C" w:rsidRDefault="00FA5B8C">
      <w:pPr>
        <w:pStyle w:val="CommentText"/>
      </w:pPr>
      <w:r>
        <w:rPr>
          <w:rStyle w:val="CommentReference"/>
        </w:rPr>
        <w:annotationRef/>
      </w:r>
      <w:r>
        <w:t>Is this the right St. Theodore?</w:t>
      </w:r>
    </w:p>
  </w:comment>
  <w:comment w:id="1160" w:author="Windows User" w:date="2015-10-30T08:56:00Z" w:initials="WU">
    <w:p w14:paraId="227730E1" w14:textId="77777777" w:rsidR="00FA5B8C" w:rsidRDefault="00FA5B8C">
      <w:pPr>
        <w:pStyle w:val="CommentText"/>
      </w:pPr>
      <w:r>
        <w:rPr>
          <w:rStyle w:val="CommentReference"/>
        </w:rPr>
        <w:annotationRef/>
      </w:r>
      <w:r>
        <w:t>Prabios or Arabius? Doctors and physicians or physicians and well learned?</w:t>
      </w:r>
    </w:p>
  </w:comment>
  <w:comment w:id="1161" w:author="Windows User" w:date="2015-10-30T08:56:00Z" w:initials="WU">
    <w:p w14:paraId="519ADC1D" w14:textId="77777777" w:rsidR="00FA5B8C" w:rsidRDefault="00FA5B8C">
      <w:pPr>
        <w:pStyle w:val="CommentText"/>
      </w:pPr>
      <w:r>
        <w:rPr>
          <w:rStyle w:val="CommentReference"/>
        </w:rPr>
        <w:annotationRef/>
      </w:r>
      <w:r>
        <w:t>Building them upon the Name?</w:t>
      </w:r>
    </w:p>
  </w:comment>
  <w:comment w:id="1168" w:author="Windows User" w:date="2015-10-30T08:56:00Z" w:initials="WU">
    <w:p w14:paraId="3CFB1D1A" w14:textId="77777777" w:rsidR="00FA5B8C" w:rsidRDefault="00FA5B8C">
      <w:pPr>
        <w:pStyle w:val="CommentText"/>
      </w:pPr>
      <w:r>
        <w:rPr>
          <w:rStyle w:val="CommentReference"/>
        </w:rPr>
        <w:annotationRef/>
      </w:r>
      <w:r>
        <w:t>Placed or established?</w:t>
      </w:r>
    </w:p>
  </w:comment>
  <w:comment w:id="1169" w:author="Windows User" w:date="2015-10-30T08:56:00Z" w:initials="WU">
    <w:p w14:paraId="08983CC0" w14:textId="77777777" w:rsidR="00FA5B8C" w:rsidRDefault="00FA5B8C">
      <w:pPr>
        <w:pStyle w:val="CommentText"/>
      </w:pPr>
      <w:r>
        <w:rPr>
          <w:rStyle w:val="CommentReference"/>
        </w:rPr>
        <w:annotationRef/>
      </w:r>
      <w:r>
        <w:t>Or refused?</w:t>
      </w:r>
    </w:p>
  </w:comment>
  <w:comment w:id="1174" w:author="Windows User" w:date="2015-10-30T08:56:00Z" w:initials="WU">
    <w:p w14:paraId="535F3E1B" w14:textId="77777777" w:rsidR="00FA5B8C" w:rsidRDefault="00FA5B8C">
      <w:pPr>
        <w:pStyle w:val="CommentText"/>
      </w:pPr>
      <w:r>
        <w:rPr>
          <w:rStyle w:val="CommentReference"/>
        </w:rPr>
        <w:annotationRef/>
      </w:r>
      <w:r>
        <w:t>Sprung forth? Came forth? Blossomed?</w:t>
      </w:r>
    </w:p>
  </w:comment>
  <w:comment w:id="1180" w:author="Windows User" w:date="2015-10-30T08:56:00Z" w:initials="BS">
    <w:p w14:paraId="07DE8008" w14:textId="77777777" w:rsidR="00FA5B8C" w:rsidRDefault="00FA5B8C">
      <w:pPr>
        <w:pStyle w:val="CommentText"/>
      </w:pPr>
      <w:r>
        <w:rPr>
          <w:rStyle w:val="CommentReference"/>
        </w:rPr>
        <w:annotationRef/>
      </w:r>
      <w:r>
        <w:t>what does this mean?</w:t>
      </w:r>
    </w:p>
  </w:comment>
  <w:comment w:id="1181" w:author="Windows User" w:date="2015-10-30T08:56:00Z" w:initials="BS">
    <w:p w14:paraId="7DE26DCC" w14:textId="77777777" w:rsidR="00FA5B8C" w:rsidRDefault="00FA5B8C">
      <w:pPr>
        <w:pStyle w:val="CommentText"/>
      </w:pPr>
      <w:r>
        <w:rPr>
          <w:rStyle w:val="CommentReference"/>
        </w:rPr>
        <w:annotationRef/>
      </w:r>
      <w:r>
        <w:t>announced or proclaimed?</w:t>
      </w:r>
    </w:p>
  </w:comment>
  <w:comment w:id="1185" w:author="Windows User" w:date="2015-10-30T08:56:00Z" w:initials="WU">
    <w:p w14:paraId="729B2278" w14:textId="77777777" w:rsidR="00FA5B8C" w:rsidRDefault="00FA5B8C">
      <w:pPr>
        <w:pStyle w:val="CommentText"/>
      </w:pPr>
      <w:r>
        <w:rPr>
          <w:rStyle w:val="CommentReference"/>
        </w:rPr>
        <w:annotationRef/>
      </w:r>
      <w:r>
        <w:t>?</w:t>
      </w:r>
    </w:p>
  </w:comment>
  <w:comment w:id="1186" w:author="Windows User" w:date="2015-10-30T08:56:00Z" w:initials="WU">
    <w:p w14:paraId="44863D12" w14:textId="77777777" w:rsidR="00FA5B8C" w:rsidRDefault="00FA5B8C">
      <w:pPr>
        <w:pStyle w:val="CommentText"/>
      </w:pPr>
      <w:r>
        <w:rPr>
          <w:rStyle w:val="CommentReference"/>
        </w:rPr>
        <w:annotationRef/>
      </w:r>
      <w:r>
        <w:t>Bride, no, not bridegroom?</w:t>
      </w:r>
    </w:p>
  </w:comment>
  <w:comment w:id="1189" w:author="Windows User" w:date="2015-10-30T08:56:00Z" w:initials="WU">
    <w:p w14:paraId="6CE1AF88" w14:textId="77777777" w:rsidR="00FA5B8C" w:rsidRDefault="00FA5B8C">
      <w:pPr>
        <w:pStyle w:val="CommentText"/>
      </w:pPr>
      <w:r>
        <w:rPr>
          <w:rStyle w:val="CommentReference"/>
        </w:rPr>
        <w:annotationRef/>
      </w:r>
      <w:r>
        <w:t>Return?</w:t>
      </w:r>
    </w:p>
  </w:comment>
  <w:comment w:id="1190" w:author="Windows User" w:date="2015-10-30T08:56:00Z" w:initials="WU">
    <w:p w14:paraId="2917E600" w14:textId="77777777" w:rsidR="00FA5B8C" w:rsidRDefault="00FA5B8C">
      <w:pPr>
        <w:pStyle w:val="CommentText"/>
      </w:pPr>
      <w:r>
        <w:rPr>
          <w:rStyle w:val="CommentReference"/>
        </w:rPr>
        <w:annotationRef/>
      </w:r>
      <w:r>
        <w:t>Establishment? Building up?</w:t>
      </w:r>
    </w:p>
  </w:comment>
  <w:comment w:id="1192" w:author="Windows User" w:date="2015-10-30T08:56:00Z" w:initials="WU">
    <w:p w14:paraId="14DF4F91" w14:textId="77777777" w:rsidR="00FA5B8C" w:rsidRDefault="00FA5B8C">
      <w:pPr>
        <w:pStyle w:val="CommentText"/>
      </w:pPr>
      <w:r>
        <w:rPr>
          <w:rStyle w:val="CommentReference"/>
        </w:rPr>
        <w:annotationRef/>
      </w:r>
      <w:r>
        <w:t>Heavenly evangelist? Good tidings? Glad tidings? Good news?</w:t>
      </w:r>
    </w:p>
  </w:comment>
  <w:comment w:id="1193" w:author="Windows User" w:date="2015-10-30T08:56:00Z" w:initials="WU">
    <w:p w14:paraId="55FC1EAE" w14:textId="77777777" w:rsidR="00FA5B8C" w:rsidRDefault="00FA5B8C">
      <w:pPr>
        <w:pStyle w:val="CommentText"/>
      </w:pPr>
      <w:r>
        <w:rPr>
          <w:rStyle w:val="CommentReference"/>
        </w:rPr>
        <w:annotationRef/>
      </w:r>
      <w:r>
        <w:t>I don’t see “the Lord is with you” in the Coptic</w:t>
      </w:r>
    </w:p>
    <w:p w14:paraId="4431CB1C" w14:textId="77777777" w:rsidR="00FA5B8C" w:rsidRDefault="00FA5B8C">
      <w:pPr>
        <w:pStyle w:val="CommentText"/>
      </w:pPr>
    </w:p>
  </w:comment>
  <w:comment w:id="1194" w:author="Windows User" w:date="2015-10-30T08:56:00Z" w:initials="WU">
    <w:p w14:paraId="4549B91A" w14:textId="77777777" w:rsidR="00FA5B8C" w:rsidRDefault="00FA5B8C">
      <w:pPr>
        <w:pStyle w:val="CommentText"/>
      </w:pPr>
      <w:r>
        <w:rPr>
          <w:rStyle w:val="CommentReference"/>
        </w:rPr>
        <w:annotationRef/>
      </w:r>
      <w:r>
        <w:t>Heavenly herald of Good News?</w:t>
      </w:r>
    </w:p>
    <w:p w14:paraId="384F02AC" w14:textId="77777777" w:rsidR="00FA5B8C" w:rsidRDefault="00FA5B8C">
      <w:pPr>
        <w:pStyle w:val="CommentText"/>
      </w:pPr>
    </w:p>
  </w:comment>
  <w:comment w:id="1200" w:author="Windows User" w:date="2015-10-30T08:56:00Z" w:initials="WU">
    <w:p w14:paraId="4A264D5C" w14:textId="77777777" w:rsidR="00FA5B8C" w:rsidRDefault="00FA5B8C">
      <w:pPr>
        <w:pStyle w:val="CommentText"/>
      </w:pPr>
      <w:r>
        <w:rPr>
          <w:rStyle w:val="CommentReference"/>
        </w:rPr>
        <w:annotationRef/>
      </w:r>
      <w:r>
        <w:t>I think we’re doing holy for ethowab, but saint for agios… open to discussion though.</w:t>
      </w:r>
    </w:p>
  </w:comment>
  <w:comment w:id="1218" w:author="Windows User" w:date="2015-10-30T08:56:00Z" w:initials="WU">
    <w:p w14:paraId="3A72AA33" w14:textId="77777777" w:rsidR="00FA5B8C" w:rsidRDefault="00FA5B8C">
      <w:pPr>
        <w:pStyle w:val="CommentText"/>
      </w:pPr>
      <w:r>
        <w:rPr>
          <w:rStyle w:val="CommentReference"/>
        </w:rPr>
        <w:annotationRef/>
      </w:r>
      <w:r>
        <w:t>Redeemed?</w:t>
      </w:r>
    </w:p>
  </w:comment>
  <w:comment w:id="1219" w:author="Windows User" w:date="2015-10-30T08:56:00Z" w:initials="WU">
    <w:p w14:paraId="5BF82FF5" w14:textId="77777777" w:rsidR="00FA5B8C" w:rsidRDefault="00FA5B8C">
      <w:pPr>
        <w:pStyle w:val="CommentText"/>
      </w:pPr>
      <w:r>
        <w:rPr>
          <w:rStyle w:val="CommentReference"/>
        </w:rPr>
        <w:annotationRef/>
      </w:r>
      <w:r>
        <w:t>For? So?</w:t>
      </w:r>
    </w:p>
  </w:comment>
  <w:comment w:id="1224" w:author="Windows User" w:date="2015-10-30T08:56:00Z" w:initials="WU">
    <w:p w14:paraId="5B54A424" w14:textId="77777777" w:rsidR="00FA5B8C" w:rsidRDefault="00FA5B8C">
      <w:pPr>
        <w:pStyle w:val="CommentText"/>
      </w:pPr>
      <w:r>
        <w:rPr>
          <w:rStyle w:val="CommentReference"/>
        </w:rPr>
        <w:annotationRef/>
      </w:r>
      <w:r>
        <w:t>Or did shine and did illuminate</w:t>
      </w:r>
    </w:p>
  </w:comment>
  <w:comment w:id="1225" w:author="Windows User" w:date="2015-10-30T08:56:00Z" w:initials="WU">
    <w:p w14:paraId="5929E69F" w14:textId="77777777" w:rsidR="00FA5B8C" w:rsidRDefault="00FA5B8C">
      <w:pPr>
        <w:pStyle w:val="CommentText"/>
      </w:pPr>
      <w:r>
        <w:rPr>
          <w:rStyle w:val="CommentReference"/>
        </w:rPr>
        <w:annotationRef/>
      </w:r>
      <w:r>
        <w:t>What should this verse be?</w:t>
      </w:r>
    </w:p>
  </w:comment>
  <w:comment w:id="1226" w:author="Windows User" w:date="2015-10-30T08:56:00Z" w:initials="WU">
    <w:p w14:paraId="37815108" w14:textId="77777777" w:rsidR="00FA5B8C" w:rsidRDefault="00FA5B8C">
      <w:pPr>
        <w:pStyle w:val="CommentText"/>
      </w:pPr>
      <w:r>
        <w:rPr>
          <w:rStyle w:val="CommentReference"/>
        </w:rPr>
        <w:annotationRef/>
      </w:r>
      <w:r>
        <w:t>Uhm… does this mean something else, because saying the seal of the door Ezekiel saw was raised seems really bad …</w:t>
      </w:r>
    </w:p>
  </w:comment>
  <w:comment w:id="1227" w:author="Windows User" w:date="2015-10-30T08:56:00Z" w:initials="WU">
    <w:p w14:paraId="770E6FA0" w14:textId="77777777" w:rsidR="00FA5B8C" w:rsidRDefault="00FA5B8C">
      <w:pPr>
        <w:pStyle w:val="CommentText"/>
      </w:pPr>
      <w:r>
        <w:rPr>
          <w:rStyle w:val="CommentReference"/>
        </w:rPr>
        <w:annotationRef/>
      </w:r>
      <w:r>
        <w:t>Who?</w:t>
      </w:r>
    </w:p>
  </w:comment>
  <w:comment w:id="1228" w:author="Windows User" w:date="2015-10-30T08:56:00Z" w:initials="WU">
    <w:p w14:paraId="7FDD5784" w14:textId="77777777" w:rsidR="00FA5B8C" w:rsidRDefault="00FA5B8C">
      <w:pPr>
        <w:pStyle w:val="CommentText"/>
      </w:pPr>
      <w:r>
        <w:rPr>
          <w:rStyle w:val="CommentReference"/>
        </w:rPr>
        <w:annotationRef/>
      </w:r>
      <w:r>
        <w:t>Different adjective</w:t>
      </w:r>
    </w:p>
  </w:comment>
  <w:comment w:id="1229" w:author="Windows User" w:date="2015-10-30T08:56:00Z" w:initials="WU">
    <w:p w14:paraId="69734FAC" w14:textId="77777777" w:rsidR="00FA5B8C" w:rsidRDefault="00FA5B8C">
      <w:pPr>
        <w:pStyle w:val="CommentText"/>
      </w:pPr>
      <w:r>
        <w:rPr>
          <w:rStyle w:val="CommentReference"/>
        </w:rPr>
        <w:annotationRef/>
      </w:r>
      <w:r>
        <w:t>Sickness?</w:t>
      </w:r>
    </w:p>
  </w:comment>
  <w:comment w:id="1232" w:author="Windows User" w:date="2015-10-30T08:56:00Z" w:initials="BS">
    <w:p w14:paraId="07C468E8" w14:textId="77777777" w:rsidR="00FA5B8C" w:rsidRDefault="00FA5B8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35" w:author="Windows User" w:date="2015-10-30T08:56:00Z" w:initials="WU">
    <w:p w14:paraId="14F94395" w14:textId="77777777" w:rsidR="00FA5B8C" w:rsidRDefault="00FA5B8C">
      <w:pPr>
        <w:pStyle w:val="CommentText"/>
      </w:pPr>
      <w:r>
        <w:rPr>
          <w:rStyle w:val="CommentReference"/>
        </w:rPr>
        <w:annotationRef/>
      </w:r>
      <w:r>
        <w:t>What?</w:t>
      </w:r>
    </w:p>
  </w:comment>
  <w:comment w:id="1240" w:author="Windows User" w:date="2015-10-30T08:56:00Z" w:initials="WU">
    <w:p w14:paraId="39A2608E" w14:textId="77777777" w:rsidR="00FA5B8C" w:rsidRDefault="00FA5B8C">
      <w:pPr>
        <w:pStyle w:val="CommentText"/>
      </w:pPr>
      <w:r>
        <w:rPr>
          <w:rStyle w:val="CommentReference"/>
        </w:rPr>
        <w:annotationRef/>
      </w:r>
    </w:p>
  </w:comment>
  <w:comment w:id="1249" w:author="Windows User" w:date="2015-10-30T08:56:00Z" w:initials="WU">
    <w:p w14:paraId="255EEE9F" w14:textId="77777777" w:rsidR="00FA5B8C" w:rsidRDefault="00FA5B8C">
      <w:pPr>
        <w:pStyle w:val="CommentText"/>
      </w:pPr>
      <w:r>
        <w:rPr>
          <w:rStyle w:val="CommentReference"/>
        </w:rPr>
        <w:annotationRef/>
      </w:r>
      <w:r>
        <w:t>Is abouna going by a different version of the Coptic?</w:t>
      </w:r>
    </w:p>
    <w:p w14:paraId="45F504BB" w14:textId="77777777" w:rsidR="00FA5B8C" w:rsidRDefault="00FA5B8C">
      <w:pPr>
        <w:pStyle w:val="CommentText"/>
      </w:pPr>
    </w:p>
  </w:comment>
  <w:comment w:id="1251" w:author="Windows User" w:date="2015-10-30T08:56:00Z" w:initials="WU">
    <w:p w14:paraId="63C351E6" w14:textId="77777777" w:rsidR="00FA5B8C" w:rsidRDefault="00FA5B8C">
      <w:pPr>
        <w:pStyle w:val="CommentText"/>
      </w:pPr>
      <w:r>
        <w:rPr>
          <w:rStyle w:val="CommentReference"/>
        </w:rPr>
        <w:annotationRef/>
      </w:r>
      <w:r>
        <w:t>Praise and victory doesn’t make sense.</w:t>
      </w:r>
    </w:p>
  </w:comment>
  <w:comment w:id="1253" w:author="Windows User" w:date="2015-10-30T08:56:00Z" w:initials="WU">
    <w:p w14:paraId="5729C7D5" w14:textId="77777777" w:rsidR="00FA5B8C" w:rsidRDefault="00FA5B8C">
      <w:pPr>
        <w:pStyle w:val="CommentText"/>
      </w:pPr>
      <w:r>
        <w:rPr>
          <w:rStyle w:val="CommentReference"/>
        </w:rPr>
        <w:annotationRef/>
      </w:r>
      <w:r>
        <w:t>Godhead?</w:t>
      </w:r>
    </w:p>
  </w:comment>
  <w:comment w:id="1261" w:author="Windows User" w:date="2015-10-30T08:56:00Z" w:initials="WU">
    <w:p w14:paraId="78E42A11" w14:textId="77777777" w:rsidR="00FA5B8C" w:rsidRDefault="00FA5B8C">
      <w:pPr>
        <w:pStyle w:val="CommentText"/>
      </w:pPr>
      <w:r>
        <w:rPr>
          <w:rStyle w:val="CommentReference"/>
        </w:rPr>
        <w:annotationRef/>
      </w:r>
      <w:r>
        <w:t>Establish?</w:t>
      </w:r>
    </w:p>
  </w:comment>
  <w:comment w:id="1262" w:author="Windows User" w:date="2015-10-30T08:56:00Z" w:initials="WU">
    <w:p w14:paraId="642EB965" w14:textId="77777777" w:rsidR="00FA5B8C" w:rsidRDefault="00FA5B8C">
      <w:pPr>
        <w:pStyle w:val="CommentText"/>
      </w:pPr>
      <w:r>
        <w:rPr>
          <w:rStyle w:val="CommentReference"/>
        </w:rPr>
        <w:annotationRef/>
      </w:r>
      <w:r>
        <w:t>Check another source… missing puncuation</w:t>
      </w:r>
    </w:p>
  </w:comment>
  <w:comment w:id="1263" w:author="Windows User" w:date="2015-10-30T08:56:00Z" w:initials="WU">
    <w:p w14:paraId="6F8B5532" w14:textId="77777777" w:rsidR="00FA5B8C" w:rsidRDefault="00FA5B8C">
      <w:pPr>
        <w:pStyle w:val="CommentText"/>
      </w:pPr>
      <w:r>
        <w:rPr>
          <w:rStyle w:val="CommentReference"/>
        </w:rPr>
        <w:annotationRef/>
      </w:r>
      <w:r>
        <w:t>Worked?</w:t>
      </w:r>
    </w:p>
  </w:comment>
  <w:comment w:id="1264" w:author="Windows User" w:date="2015-10-30T08:56:00Z" w:initials="WU">
    <w:p w14:paraId="4F504285" w14:textId="77777777" w:rsidR="00FA5B8C" w:rsidRDefault="00FA5B8C">
      <w:pPr>
        <w:pStyle w:val="CommentText"/>
      </w:pPr>
      <w:r>
        <w:rPr>
          <w:rStyle w:val="CommentReference"/>
        </w:rPr>
        <w:annotationRef/>
      </w:r>
      <w:r>
        <w:t>Thrice holy or Trisagion?</w:t>
      </w:r>
    </w:p>
  </w:comment>
  <w:comment w:id="1266" w:author="Windows User" w:date="2015-10-30T08:56:00Z" w:initials="WU">
    <w:p w14:paraId="5514BCC2" w14:textId="77777777" w:rsidR="00FA5B8C" w:rsidRPr="00936DE7" w:rsidRDefault="00FA5B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267" w:author="Windows User" w:date="2015-10-30T08:56:00Z" w:initials="WU">
    <w:p w14:paraId="179A5384" w14:textId="77777777" w:rsidR="00FA5B8C" w:rsidRDefault="00FA5B8C">
      <w:pPr>
        <w:pStyle w:val="CommentText"/>
      </w:pPr>
      <w:r>
        <w:rPr>
          <w:rStyle w:val="CommentReference"/>
        </w:rPr>
        <w:annotationRef/>
      </w:r>
      <w:r>
        <w:t>Right translation?</w:t>
      </w:r>
    </w:p>
  </w:comment>
  <w:comment w:id="1269" w:author="Windows User" w:date="2015-10-30T08:56:00Z" w:initials="WU">
    <w:p w14:paraId="1682BE28" w14:textId="77777777" w:rsidR="00FA5B8C" w:rsidRDefault="00FA5B8C">
      <w:pPr>
        <w:pStyle w:val="CommentText"/>
      </w:pPr>
      <w:r>
        <w:rPr>
          <w:rStyle w:val="CommentReference"/>
        </w:rPr>
        <w:annotationRef/>
      </w:r>
      <w:r>
        <w:t>What does this mean?</w:t>
      </w:r>
    </w:p>
  </w:comment>
  <w:comment w:id="1270" w:author="Windows User" w:date="2015-10-30T08:56:00Z" w:initials="WU">
    <w:p w14:paraId="30C5B7C9" w14:textId="77777777" w:rsidR="00FA5B8C" w:rsidRDefault="00FA5B8C">
      <w:pPr>
        <w:pStyle w:val="CommentText"/>
      </w:pPr>
      <w:r>
        <w:rPr>
          <w:rStyle w:val="CommentReference"/>
        </w:rPr>
        <w:annotationRef/>
      </w:r>
      <w:r>
        <w:t>To the end?</w:t>
      </w:r>
    </w:p>
  </w:comment>
  <w:comment w:id="1275" w:author="Windows User" w:date="2015-10-30T08:56:00Z" w:initials="WU">
    <w:p w14:paraId="2C2856CA" w14:textId="77777777" w:rsidR="00FA5B8C" w:rsidRDefault="00FA5B8C">
      <w:pPr>
        <w:pStyle w:val="CommentText"/>
      </w:pPr>
      <w:r>
        <w:rPr>
          <w:rStyle w:val="CommentReference"/>
        </w:rPr>
        <w:annotationRef/>
      </w:r>
      <w:r>
        <w:t>Or freedom?</w:t>
      </w:r>
    </w:p>
  </w:comment>
  <w:comment w:id="1276" w:author="Windows User" w:date="2015-10-30T08:56:00Z" w:initials="WU">
    <w:p w14:paraId="229642C6" w14:textId="77777777" w:rsidR="00FA5B8C" w:rsidRDefault="00FA5B8C">
      <w:pPr>
        <w:pStyle w:val="CommentText"/>
      </w:pPr>
      <w:r>
        <w:rPr>
          <w:rStyle w:val="CommentReference"/>
        </w:rPr>
        <w:annotationRef/>
      </w:r>
      <w:r>
        <w:t>Or establish?</w:t>
      </w:r>
    </w:p>
  </w:comment>
  <w:comment w:id="1281" w:author="Windows User" w:date="2015-10-30T08:56:00Z" w:initials="WU">
    <w:p w14:paraId="798C7307" w14:textId="77777777" w:rsidR="00FA5B8C" w:rsidRDefault="00FA5B8C">
      <w:pPr>
        <w:pStyle w:val="CommentText"/>
      </w:pPr>
      <w:r>
        <w:rPr>
          <w:rStyle w:val="CommentReference"/>
        </w:rPr>
        <w:annotationRef/>
      </w:r>
      <w:r>
        <w:t>Is this the correct date?</w:t>
      </w:r>
    </w:p>
  </w:comment>
  <w:comment w:id="1337" w:author="Windows User" w:date="2015-10-30T08:56:00Z" w:initials="WU">
    <w:p w14:paraId="1C25D03A" w14:textId="77777777" w:rsidR="00FA5B8C" w:rsidRDefault="00FA5B8C">
      <w:pPr>
        <w:pStyle w:val="CommentText"/>
      </w:pPr>
      <w:r>
        <w:rPr>
          <w:rStyle w:val="CommentReference"/>
        </w:rPr>
        <w:annotationRef/>
      </w:r>
      <w:r>
        <w:t>Can this be reworded?</w:t>
      </w:r>
    </w:p>
  </w:comment>
  <w:comment w:id="1339" w:author="Windows User" w:date="2015-10-30T08:56:00Z" w:initials="WU">
    <w:p w14:paraId="71B1FE22" w14:textId="77777777" w:rsidR="00FA5B8C" w:rsidRDefault="00FA5B8C">
      <w:pPr>
        <w:pStyle w:val="CommentText"/>
      </w:pPr>
      <w:r>
        <w:rPr>
          <w:rStyle w:val="CommentReference"/>
        </w:rPr>
        <w:annotationRef/>
      </w:r>
      <w:r>
        <w:t>Check other books for alternate word here.</w:t>
      </w:r>
    </w:p>
  </w:comment>
  <w:comment w:id="1340" w:author="Windows User" w:date="2015-10-30T08:56:00Z" w:initials="WU">
    <w:p w14:paraId="546F5FFA" w14:textId="77777777" w:rsidR="00FA5B8C" w:rsidRDefault="00FA5B8C">
      <w:pPr>
        <w:pStyle w:val="CommentText"/>
      </w:pPr>
      <w:r>
        <w:rPr>
          <w:rStyle w:val="CommentReference"/>
        </w:rPr>
        <w:annotationRef/>
      </w:r>
      <w:r>
        <w:t>Nations or peoples?</w:t>
      </w:r>
    </w:p>
  </w:comment>
  <w:comment w:id="1341" w:author="Windows User" w:date="2015-10-30T08:56:00Z" w:initials="WU">
    <w:p w14:paraId="4FC1DCF3" w14:textId="77777777" w:rsidR="00FA5B8C" w:rsidRDefault="00FA5B8C">
      <w:pPr>
        <w:pStyle w:val="CommentText"/>
      </w:pPr>
      <w:r>
        <w:rPr>
          <w:rStyle w:val="CommentReference"/>
        </w:rPr>
        <w:annotationRef/>
      </w:r>
      <w:r>
        <w:t>Burned or consumed?</w:t>
      </w:r>
    </w:p>
  </w:comment>
  <w:comment w:id="1342" w:author="Windows User" w:date="2015-10-30T08:56:00Z" w:initials="WU">
    <w:p w14:paraId="5B463C07" w14:textId="77777777" w:rsidR="00FA5B8C" w:rsidRDefault="00FA5B8C">
      <w:pPr>
        <w:pStyle w:val="CommentText"/>
      </w:pPr>
      <w:r>
        <w:rPr>
          <w:rStyle w:val="CommentReference"/>
        </w:rPr>
        <w:annotationRef/>
      </w:r>
      <w:r>
        <w:t>?</w:t>
      </w:r>
    </w:p>
  </w:comment>
  <w:comment w:id="1343" w:author="Windows User" w:date="2015-10-30T08:56:00Z" w:initials="WU">
    <w:p w14:paraId="3079CC02" w14:textId="77777777" w:rsidR="00FA5B8C" w:rsidRPr="0098028B" w:rsidRDefault="00FA5B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47" w:author="Windows User" w:date="2015-10-30T08:56:00Z" w:initials="WU">
    <w:p w14:paraId="4B943F0B" w14:textId="77777777" w:rsidR="00FA5B8C" w:rsidRDefault="00FA5B8C">
      <w:pPr>
        <w:pStyle w:val="CommentText"/>
      </w:pPr>
      <w:r>
        <w:rPr>
          <w:rStyle w:val="CommentReference"/>
        </w:rPr>
        <w:annotationRef/>
      </w:r>
      <w:r>
        <w:t>Synaxarium has St. James dying twice… likely one of them should be St. John!</w:t>
      </w:r>
    </w:p>
  </w:comment>
  <w:comment w:id="1364" w:author="Windows User" w:date="2015-10-30T08:56:00Z" w:initials="WU">
    <w:p w14:paraId="11436C6E" w14:textId="77777777" w:rsidR="00FA5B8C" w:rsidRDefault="00FA5B8C">
      <w:pPr>
        <w:pStyle w:val="CommentText"/>
      </w:pPr>
      <w:r>
        <w:rPr>
          <w:rStyle w:val="CommentReference"/>
        </w:rPr>
        <w:annotationRef/>
      </w:r>
      <w:r>
        <w:t>Ramez says print synacarium may have him in july</w:t>
      </w:r>
    </w:p>
  </w:comment>
  <w:comment w:id="1370" w:author="Windows User" w:date="2015-10-30T08:56:00Z" w:initials="WU">
    <w:p w14:paraId="62A36CDC" w14:textId="77777777" w:rsidR="00FA5B8C" w:rsidRDefault="00FA5B8C">
      <w:pPr>
        <w:pStyle w:val="CommentText"/>
      </w:pPr>
      <w:r>
        <w:rPr>
          <w:rStyle w:val="CommentReference"/>
        </w:rPr>
        <w:annotationRef/>
      </w:r>
      <w:r>
        <w:t>Approached? What does this vs mean?</w:t>
      </w:r>
    </w:p>
  </w:comment>
  <w:comment w:id="1371" w:author="Windows User" w:date="2015-10-30T08:56:00Z" w:initials="WU">
    <w:p w14:paraId="329416E7" w14:textId="77777777" w:rsidR="00FA5B8C" w:rsidRPr="00035775" w:rsidRDefault="00FA5B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74" w:author="Windows User" w:date="2015-10-30T08:56:00Z" w:initials="WU">
    <w:p w14:paraId="763F73BB" w14:textId="77777777" w:rsidR="00FA5B8C" w:rsidRDefault="00FA5B8C">
      <w:pPr>
        <w:pStyle w:val="CommentText"/>
      </w:pPr>
      <w:r>
        <w:rPr>
          <w:rStyle w:val="CommentReference"/>
        </w:rPr>
        <w:annotationRef/>
      </w:r>
      <w:r>
        <w:t>Thoughts?</w:t>
      </w:r>
    </w:p>
  </w:comment>
  <w:comment w:id="1385" w:author="Windows User" w:date="2015-10-30T08:56:00Z" w:initials="WU">
    <w:p w14:paraId="7B47C8A3" w14:textId="77777777" w:rsidR="00FA5B8C" w:rsidRDefault="00FA5B8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402" w:author="Windows User" w:date="2015-10-30T08:56:00Z" w:initials="WU">
    <w:p w14:paraId="0BE9113A" w14:textId="77777777" w:rsidR="00FA5B8C" w:rsidRDefault="00FA5B8C">
      <w:pPr>
        <w:pStyle w:val="CommentText"/>
      </w:pPr>
      <w:r>
        <w:rPr>
          <w:rStyle w:val="CommentReference"/>
        </w:rPr>
        <w:annotationRef/>
      </w:r>
      <w:r>
        <w:t>Completely different.</w:t>
      </w:r>
    </w:p>
  </w:comment>
  <w:comment w:id="1403" w:author="Windows User" w:date="2015-10-30T08:56:00Z" w:initials="WU">
    <w:p w14:paraId="074682DD" w14:textId="77777777" w:rsidR="00FA5B8C" w:rsidRDefault="00FA5B8C">
      <w:pPr>
        <w:pStyle w:val="CommentText"/>
      </w:pPr>
      <w:r>
        <w:rPr>
          <w:rStyle w:val="CommentReference"/>
        </w:rPr>
        <w:annotationRef/>
      </w:r>
      <w:r>
        <w:t>With or in?</w:t>
      </w:r>
    </w:p>
  </w:comment>
  <w:comment w:id="1404" w:author="Windows User" w:date="2015-10-30T08:56:00Z" w:initials="WU">
    <w:p w14:paraId="371712E1" w14:textId="77777777" w:rsidR="00FA5B8C" w:rsidRDefault="00FA5B8C">
      <w:pPr>
        <w:pStyle w:val="CommentText"/>
      </w:pPr>
      <w:r>
        <w:rPr>
          <w:rStyle w:val="CommentReference"/>
        </w:rPr>
        <w:annotationRef/>
      </w:r>
    </w:p>
  </w:comment>
  <w:comment w:id="1405" w:author="Windows User" w:date="2015-10-30T08:56:00Z" w:initials="WU">
    <w:p w14:paraId="0B3C1D3B" w14:textId="77777777" w:rsidR="00FA5B8C" w:rsidRDefault="00FA5B8C">
      <w:pPr>
        <w:pStyle w:val="CommentText"/>
      </w:pPr>
      <w:r>
        <w:rPr>
          <w:rStyle w:val="CommentReference"/>
        </w:rPr>
        <w:annotationRef/>
      </w:r>
      <w:r>
        <w:t>Sound or voice?</w:t>
      </w:r>
    </w:p>
  </w:comment>
  <w:comment w:id="1407" w:author="Windows User" w:date="2015-10-30T08:56:00Z" w:initials="WU">
    <w:p w14:paraId="1C3A0B98" w14:textId="77777777" w:rsidR="00FA5B8C" w:rsidRDefault="00FA5B8C">
      <w:pPr>
        <w:pStyle w:val="CommentText"/>
      </w:pPr>
      <w:r>
        <w:rPr>
          <w:rStyle w:val="CommentReference"/>
        </w:rPr>
        <w:annotationRef/>
      </w:r>
      <w:r>
        <w:t>Open to suggetions.</w:t>
      </w:r>
    </w:p>
  </w:comment>
  <w:comment w:id="1408" w:author="Windows User" w:date="2015-10-30T08:56:00Z" w:initials="WU">
    <w:p w14:paraId="79DB91AB" w14:textId="77777777" w:rsidR="00FA5B8C" w:rsidRDefault="00FA5B8C">
      <w:pPr>
        <w:pStyle w:val="CommentText"/>
      </w:pPr>
      <w:r>
        <w:rPr>
          <w:rStyle w:val="CommentReference"/>
        </w:rPr>
        <w:annotationRef/>
      </w:r>
      <w:r>
        <w:t>Before?</w:t>
      </w:r>
    </w:p>
  </w:comment>
  <w:comment w:id="1409" w:author="Windows User" w:date="2015-10-30T08:56:00Z" w:initials="WU">
    <w:p w14:paraId="777049F3" w14:textId="77777777" w:rsidR="00FA5B8C" w:rsidRDefault="00FA5B8C">
      <w:pPr>
        <w:pStyle w:val="CommentText"/>
      </w:pPr>
      <w:r>
        <w:rPr>
          <w:rStyle w:val="CommentReference"/>
        </w:rPr>
        <w:annotationRef/>
      </w:r>
      <w:r>
        <w:t>Nations?</w:t>
      </w:r>
    </w:p>
  </w:comment>
  <w:comment w:id="1410" w:author="Windows User" w:date="2015-10-30T08:56:00Z" w:initials="WU">
    <w:p w14:paraId="29D1E0CC" w14:textId="77777777" w:rsidR="00FA5B8C" w:rsidRDefault="00FA5B8C">
      <w:pPr>
        <w:pStyle w:val="CommentText"/>
      </w:pPr>
      <w:r>
        <w:rPr>
          <w:rStyle w:val="CommentReference"/>
        </w:rPr>
        <w:annotationRef/>
      </w:r>
      <w:r>
        <w:t>?</w:t>
      </w:r>
    </w:p>
  </w:comment>
  <w:comment w:id="1440" w:author="Windows User" w:date="2015-10-30T08:56:00Z" w:initials="WU">
    <w:p w14:paraId="73A9ACC7" w14:textId="77777777" w:rsidR="00FA5B8C" w:rsidRDefault="00FA5B8C">
      <w:pPr>
        <w:pStyle w:val="CommentText"/>
      </w:pPr>
      <w:r>
        <w:rPr>
          <w:rStyle w:val="CommentReference"/>
        </w:rPr>
        <w:annotationRef/>
      </w:r>
      <w:r>
        <w:t>?</w:t>
      </w:r>
    </w:p>
  </w:comment>
  <w:comment w:id="1444" w:author="Windows User" w:date="2015-10-30T08:56:00Z" w:initials="WU">
    <w:p w14:paraId="4F5630C0" w14:textId="77777777" w:rsidR="00FA5B8C" w:rsidRDefault="00FA5B8C">
      <w:pPr>
        <w:pStyle w:val="CommentText"/>
      </w:pPr>
      <w:r>
        <w:rPr>
          <w:rStyle w:val="CommentReference"/>
        </w:rPr>
        <w:annotationRef/>
      </w:r>
      <w:r>
        <w:t>Abba Noub, abanoub, Apa Noub, Apnoub?</w:t>
      </w:r>
    </w:p>
  </w:comment>
  <w:comment w:id="1445" w:author="Windows User" w:date="2015-10-30T08:56:00Z" w:initials="WU">
    <w:p w14:paraId="3899034D" w14:textId="77777777" w:rsidR="00FA5B8C" w:rsidRDefault="00FA5B8C">
      <w:pPr>
        <w:pStyle w:val="CommentText"/>
      </w:pPr>
      <w:r>
        <w:rPr>
          <w:rStyle w:val="CommentReference"/>
        </w:rPr>
        <w:annotationRef/>
      </w:r>
      <w:r>
        <w:t>Upright, or orthodox?</w:t>
      </w:r>
    </w:p>
  </w:comment>
  <w:comment w:id="1451" w:author="Windows User" w:date="2015-10-30T08:56:00Z" w:initials="WU">
    <w:p w14:paraId="61207ABC" w14:textId="77777777" w:rsidR="00FA5B8C" w:rsidRDefault="00FA5B8C">
      <w:pPr>
        <w:pStyle w:val="CommentText"/>
      </w:pPr>
      <w:r>
        <w:rPr>
          <w:rStyle w:val="CommentReference"/>
        </w:rPr>
        <w:annotationRef/>
      </w:r>
      <w:r>
        <w:t>Are we going with ti agia = saint and ti ethowab = the holy?</w:t>
      </w:r>
    </w:p>
  </w:comment>
  <w:comment w:id="1465" w:author="Windows User" w:date="2015-11-18T20:43:00Z" w:initials="WU">
    <w:p w14:paraId="08613E46" w14:textId="00F90E8C" w:rsidR="00FA5B8C" w:rsidRDefault="00FA5B8C">
      <w:pPr>
        <w:pStyle w:val="CommentText"/>
      </w:pPr>
      <w:r>
        <w:rPr>
          <w:rStyle w:val="CommentReference"/>
        </w:rPr>
        <w:annotationRef/>
      </w:r>
      <w:r>
        <w:t>Is this for Adam days? Or just Sundays?</w:t>
      </w:r>
    </w:p>
  </w:comment>
  <w:comment w:id="1466" w:author="Windows User" w:date="2015-11-18T20:38:00Z" w:initials="WU">
    <w:p w14:paraId="43F9C3B7" w14:textId="77777777" w:rsidR="00FA5B8C" w:rsidRDefault="00FA5B8C">
      <w:pPr>
        <w:pStyle w:val="CommentText"/>
      </w:pPr>
      <w:r>
        <w:rPr>
          <w:rStyle w:val="CommentReference"/>
        </w:rPr>
        <w:annotationRef/>
      </w:r>
      <w:r>
        <w:t>What does this mean? I feel like we put something else somewhere else</w:t>
      </w:r>
    </w:p>
  </w:comment>
  <w:comment w:id="1468" w:author="Windows User" w:date="2015-11-19T22:12:00Z" w:initials="WU">
    <w:p w14:paraId="79F037D4" w14:textId="77777777" w:rsidR="00FA5B8C" w:rsidRDefault="00FA5B8C">
      <w:pPr>
        <w:pStyle w:val="CommentText"/>
      </w:pPr>
      <w:r>
        <w:rPr>
          <w:rStyle w:val="CommentReference"/>
        </w:rPr>
        <w:annotationRef/>
      </w:r>
      <w:r>
        <w:t>Theotokos forever, or ever-Theotokos?</w:t>
      </w:r>
    </w:p>
  </w:comment>
  <w:comment w:id="1469" w:author="Windows User" w:date="2015-11-19T22:12:00Z" w:initials="WU">
    <w:p w14:paraId="7E2C6DDB" w14:textId="77777777" w:rsidR="00FA5B8C" w:rsidRDefault="00FA5B8C">
      <w:pPr>
        <w:pStyle w:val="CommentText"/>
      </w:pPr>
      <w:r>
        <w:rPr>
          <w:rStyle w:val="CommentReference"/>
        </w:rPr>
        <w:annotationRef/>
      </w:r>
      <w:r>
        <w:t>What does this mean?</w:t>
      </w:r>
    </w:p>
  </w:comment>
  <w:comment w:id="1470" w:author="Windows User" w:date="2015-11-19T22:12:00Z" w:initials="WU">
    <w:p w14:paraId="71146019" w14:textId="77777777" w:rsidR="00FA5B8C" w:rsidRDefault="00FA5B8C">
      <w:pPr>
        <w:pStyle w:val="CommentText"/>
      </w:pPr>
      <w:r>
        <w:rPr>
          <w:rStyle w:val="CommentReference"/>
        </w:rPr>
        <w:annotationRef/>
      </w:r>
      <w:r>
        <w:t>What does this mean?</w:t>
      </w:r>
    </w:p>
  </w:comment>
  <w:comment w:id="1471" w:author="Windows User" w:date="2015-11-19T22:12:00Z" w:initials="WU">
    <w:p w14:paraId="24E4F57A" w14:textId="77777777" w:rsidR="00FA5B8C" w:rsidRDefault="00FA5B8C">
      <w:pPr>
        <w:pStyle w:val="CommentText"/>
      </w:pPr>
      <w:r>
        <w:rPr>
          <w:rStyle w:val="CommentReference"/>
        </w:rPr>
        <w:annotationRef/>
      </w:r>
      <w:r>
        <w:t>Praying or interceding?</w:t>
      </w:r>
    </w:p>
  </w:comment>
  <w:comment w:id="1480" w:author="Windows User" w:date="2015-10-30T08:56:00Z" w:initials="WU">
    <w:p w14:paraId="36116F5D" w14:textId="77777777" w:rsidR="00FA5B8C" w:rsidRPr="00F905FE" w:rsidRDefault="00FA5B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81" w:author="Windows User" w:date="2015-10-30T08:56:00Z" w:initials="WU">
    <w:p w14:paraId="55EA204B" w14:textId="77777777" w:rsidR="00FA5B8C" w:rsidRDefault="00FA5B8C">
      <w:pPr>
        <w:pStyle w:val="CommentText"/>
      </w:pPr>
      <w:r>
        <w:rPr>
          <w:rStyle w:val="CommentReference"/>
        </w:rPr>
        <w:annotationRef/>
      </w:r>
      <w:r>
        <w:t>Typo?</w:t>
      </w:r>
    </w:p>
  </w:comment>
  <w:comment w:id="1498" w:author="Windows User" w:date="2015-10-30T08:56:00Z" w:initials="WU">
    <w:p w14:paraId="11E5D177" w14:textId="77777777" w:rsidR="00FA5B8C" w:rsidRPr="00DD5DBC" w:rsidRDefault="00FA5B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500" w:author="Windows User" w:date="2015-10-30T08:56:00Z" w:initials="WU">
    <w:p w14:paraId="38A16B24" w14:textId="77777777" w:rsidR="00FA5B8C" w:rsidRDefault="00FA5B8C">
      <w:pPr>
        <w:pStyle w:val="CommentText"/>
      </w:pPr>
      <w:r>
        <w:rPr>
          <w:rStyle w:val="CommentReference"/>
        </w:rPr>
        <w:annotationRef/>
      </w:r>
      <w:r>
        <w:t>What does the Coptic say?</w:t>
      </w:r>
    </w:p>
  </w:comment>
  <w:comment w:id="1501" w:author="Windows User" w:date="2015-10-30T08:56:00Z" w:initials="WU">
    <w:p w14:paraId="239824AA" w14:textId="77777777" w:rsidR="00FA5B8C" w:rsidRDefault="00FA5B8C">
      <w:pPr>
        <w:pStyle w:val="CommentText"/>
      </w:pPr>
      <w:r>
        <w:rPr>
          <w:rStyle w:val="CommentReference"/>
        </w:rPr>
        <w:annotationRef/>
      </w:r>
      <w:r>
        <w:t>What is being quoted? 2Cor 5?</w:t>
      </w:r>
    </w:p>
  </w:comment>
  <w:comment w:id="1504" w:author="Windows User" w:date="2015-10-30T08:56:00Z" w:initials="WU">
    <w:p w14:paraId="1EC34668" w14:textId="77777777" w:rsidR="00FA5B8C" w:rsidRDefault="00FA5B8C">
      <w:pPr>
        <w:pStyle w:val="CommentText"/>
      </w:pPr>
      <w:r>
        <w:rPr>
          <w:rStyle w:val="CommentReference"/>
        </w:rPr>
        <w:annotationRef/>
      </w:r>
      <w:r>
        <w:t>This is clearly a late composition, bastardizing other hymns. “our father in heaven, the sinless one, with your good father…” right.</w:t>
      </w:r>
    </w:p>
  </w:comment>
  <w:comment w:id="1505" w:author="Windows User" w:date="2015-10-30T08:56:00Z" w:initials="WU">
    <w:p w14:paraId="4470C38C" w14:textId="77777777" w:rsidR="00FA5B8C" w:rsidRDefault="00FA5B8C">
      <w:pPr>
        <w:pStyle w:val="CommentText"/>
      </w:pPr>
      <w:r>
        <w:rPr>
          <w:rStyle w:val="CommentReference"/>
        </w:rPr>
        <w:annotationRef/>
      </w:r>
      <w:r>
        <w:t>Coptic is different from previous verse. What should English be?</w:t>
      </w:r>
    </w:p>
  </w:comment>
  <w:comment w:id="1506" w:author="Windows User" w:date="2015-10-30T08:56:00Z" w:initials="WU">
    <w:p w14:paraId="350A9B71" w14:textId="77777777" w:rsidR="00FA5B8C" w:rsidRDefault="00FA5B8C">
      <w:pPr>
        <w:pStyle w:val="CommentText"/>
      </w:pPr>
      <w:r>
        <w:rPr>
          <w:rStyle w:val="CommentReference"/>
        </w:rPr>
        <w:annotationRef/>
      </w:r>
      <w:r>
        <w:t>Or athletes? Or athletic martyrs?</w:t>
      </w:r>
    </w:p>
  </w:comment>
  <w:comment w:id="1507" w:author="Windows User" w:date="2015-10-30T08:56:00Z" w:initials="WU">
    <w:p w14:paraId="72F9FFC3" w14:textId="77777777" w:rsidR="00FA5B8C" w:rsidRDefault="00FA5B8C">
      <w:pPr>
        <w:pStyle w:val="CommentText"/>
      </w:pPr>
      <w:r>
        <w:rPr>
          <w:rStyle w:val="CommentReference"/>
        </w:rPr>
        <w:annotationRef/>
      </w:r>
      <w:r>
        <w:t>Or of the martyrs?</w:t>
      </w:r>
    </w:p>
  </w:comment>
  <w:comment w:id="1508" w:author="Windows User" w:date="2015-10-30T08:56:00Z" w:initials="WU">
    <w:p w14:paraId="7BD5C124" w14:textId="77777777" w:rsidR="00FA5B8C" w:rsidRDefault="00FA5B8C">
      <w:pPr>
        <w:pStyle w:val="CommentText"/>
      </w:pPr>
      <w:r>
        <w:rPr>
          <w:rStyle w:val="CommentReference"/>
        </w:rPr>
        <w:annotationRef/>
      </w:r>
      <w:r>
        <w:t>Carries or lifts?</w:t>
      </w:r>
    </w:p>
  </w:comment>
  <w:comment w:id="1509" w:author="Windows User" w:date="2015-10-30T08:56:00Z" w:initials="WU">
    <w:p w14:paraId="525F7218" w14:textId="77777777" w:rsidR="00FA5B8C" w:rsidRDefault="00FA5B8C">
      <w:pPr>
        <w:pStyle w:val="CommentText"/>
      </w:pPr>
      <w:r>
        <w:rPr>
          <w:rStyle w:val="CommentReference"/>
        </w:rPr>
        <w:annotationRef/>
      </w:r>
      <w:r>
        <w:t>Churches?</w:t>
      </w:r>
    </w:p>
    <w:p w14:paraId="32A8F1D7" w14:textId="77777777" w:rsidR="00FA5B8C" w:rsidRDefault="00FA5B8C">
      <w:pPr>
        <w:pStyle w:val="CommentText"/>
      </w:pPr>
    </w:p>
  </w:comment>
  <w:comment w:id="1510" w:author="Windows User" w:date="2015-10-30T08:56:00Z" w:initials="WU">
    <w:p w14:paraId="165286E5" w14:textId="77777777" w:rsidR="00FA5B8C" w:rsidRDefault="00FA5B8C">
      <w:pPr>
        <w:pStyle w:val="CommentText"/>
      </w:pPr>
      <w:r>
        <w:rPr>
          <w:rStyle w:val="CommentReference"/>
        </w:rPr>
        <w:annotationRef/>
      </w:r>
      <w:r>
        <w:t>End?</w:t>
      </w:r>
    </w:p>
  </w:comment>
  <w:comment w:id="1518" w:author="Windows User" w:date="2015-10-30T08:56:00Z" w:initials="WU">
    <w:p w14:paraId="770DC519" w14:textId="77777777" w:rsidR="00FA5B8C" w:rsidRDefault="00FA5B8C">
      <w:pPr>
        <w:pStyle w:val="CommentText"/>
      </w:pPr>
      <w:r>
        <w:rPr>
          <w:rStyle w:val="CommentReference"/>
        </w:rPr>
        <w:annotationRef/>
      </w:r>
      <w:r>
        <w:t>Or full stop. You are worthy of the glory,</w:t>
      </w:r>
    </w:p>
  </w:comment>
  <w:comment w:id="1523" w:author="Windows User" w:date="2015-10-30T08:56:00Z" w:initials="WU">
    <w:p w14:paraId="664F3BFA" w14:textId="77777777" w:rsidR="00FA5B8C" w:rsidRDefault="00FA5B8C">
      <w:pPr>
        <w:pStyle w:val="CommentText"/>
      </w:pPr>
      <w:r>
        <w:rPr>
          <w:rStyle w:val="CommentReference"/>
        </w:rPr>
        <w:annotationRef/>
      </w:r>
      <w:r>
        <w:t>?</w:t>
      </w:r>
    </w:p>
  </w:comment>
  <w:comment w:id="1526" w:author="Windows User" w:date="2015-10-30T08:56:00Z" w:initials="WU">
    <w:p w14:paraId="08BCD53E" w14:textId="77777777" w:rsidR="00FA5B8C" w:rsidRDefault="00FA5B8C">
      <w:pPr>
        <w:pStyle w:val="CommentText"/>
      </w:pPr>
      <w:r>
        <w:rPr>
          <w:rStyle w:val="CommentReference"/>
        </w:rPr>
        <w:annotationRef/>
      </w:r>
      <w:r>
        <w:t>Is? Or will be? Exalted, or highly exalted?</w:t>
      </w:r>
    </w:p>
  </w:comment>
  <w:comment w:id="1528" w:author="Windows User" w:date="2015-10-30T08:56:00Z" w:initials="WU">
    <w:p w14:paraId="4F4D62D2" w14:textId="77777777" w:rsidR="00FA5B8C" w:rsidRDefault="00FA5B8C">
      <w:pPr>
        <w:pStyle w:val="CommentText"/>
      </w:pPr>
      <w:r>
        <w:rPr>
          <w:rStyle w:val="CommentReference"/>
        </w:rPr>
        <w:annotationRef/>
      </w:r>
      <w:r>
        <w:t>Bring or offer</w:t>
      </w:r>
    </w:p>
  </w:comment>
  <w:comment w:id="1529" w:author="Windows User" w:date="2015-10-30T08:56:00Z" w:initials="WU">
    <w:p w14:paraId="66D4EE13" w14:textId="77777777" w:rsidR="00FA5B8C" w:rsidRDefault="00FA5B8C">
      <w:pPr>
        <w:pStyle w:val="CommentText"/>
      </w:pPr>
      <w:r>
        <w:rPr>
          <w:rStyle w:val="CommentReference"/>
        </w:rPr>
        <w:annotationRef/>
      </w:r>
      <w:r>
        <w:t>Spelling?</w:t>
      </w:r>
    </w:p>
  </w:comment>
  <w:comment w:id="1534" w:author="Windows User" w:date="2015-11-17T22:12:00Z" w:initials="WU">
    <w:p w14:paraId="412F0631" w14:textId="77777777" w:rsidR="00FA5B8C" w:rsidRDefault="00FA5B8C">
      <w:pPr>
        <w:pStyle w:val="CommentText"/>
      </w:pPr>
      <w:r>
        <w:rPr>
          <w:rStyle w:val="CommentReference"/>
        </w:rPr>
        <w:annotationRef/>
      </w:r>
      <w:r>
        <w:t>Literally trampled, right? Or crushed?</w:t>
      </w:r>
    </w:p>
  </w:comment>
  <w:comment w:id="1535" w:author="Windows User" w:date="2015-11-17T22:12:00Z" w:initials="WU">
    <w:p w14:paraId="135DCC31" w14:textId="77777777" w:rsidR="00FA5B8C" w:rsidRDefault="00FA5B8C">
      <w:pPr>
        <w:pStyle w:val="CommentText"/>
      </w:pPr>
      <w:r>
        <w:rPr>
          <w:rStyle w:val="CommentReference"/>
        </w:rPr>
        <w:annotationRef/>
      </w:r>
      <w:r>
        <w:t>Authority? Might? Reign?</w:t>
      </w:r>
    </w:p>
  </w:comment>
  <w:comment w:id="1537" w:author="Windows User" w:date="2015-10-30T08:56:00Z" w:initials="WU">
    <w:p w14:paraId="11BE3C4D" w14:textId="77777777" w:rsidR="00FA5B8C" w:rsidRDefault="00FA5B8C">
      <w:pPr>
        <w:pStyle w:val="CommentText"/>
      </w:pPr>
      <w:r>
        <w:rPr>
          <w:rStyle w:val="CommentReference"/>
        </w:rPr>
        <w:annotationRef/>
      </w:r>
      <w:r>
        <w:t>Name or Holy Name?</w:t>
      </w:r>
    </w:p>
  </w:comment>
  <w:comment w:id="1546" w:author="Windows User" w:date="2015-10-30T08:56:00Z" w:initials="WU">
    <w:p w14:paraId="4A1C10F1" w14:textId="77777777" w:rsidR="00FA5B8C" w:rsidRDefault="00FA5B8C">
      <w:pPr>
        <w:pStyle w:val="CommentText"/>
      </w:pPr>
      <w:r>
        <w:rPr>
          <w:rStyle w:val="CommentReference"/>
        </w:rPr>
        <w:annotationRef/>
      </w:r>
      <w:r>
        <w:t>Christ or Jesus Christ?</w:t>
      </w:r>
    </w:p>
  </w:comment>
  <w:comment w:id="1551" w:author="Windows User" w:date="2015-10-30T08:56:00Z" w:initials="WU">
    <w:p w14:paraId="31C2C585" w14:textId="77777777" w:rsidR="00FA5B8C" w:rsidRDefault="00FA5B8C">
      <w:pPr>
        <w:pStyle w:val="CommentText"/>
      </w:pPr>
      <w:r>
        <w:rPr>
          <w:rStyle w:val="CommentReference"/>
        </w:rPr>
        <w:annotationRef/>
      </w:r>
      <w:r>
        <w:t>Name or Holy Name?</w:t>
      </w:r>
    </w:p>
  </w:comment>
  <w:comment w:id="1552" w:author="Windows User" w:date="2015-10-30T08:56:00Z" w:initials="WU">
    <w:p w14:paraId="18203C3C" w14:textId="77777777" w:rsidR="00FA5B8C" w:rsidRDefault="00FA5B8C">
      <w:pPr>
        <w:pStyle w:val="CommentText"/>
      </w:pPr>
      <w:r>
        <w:rPr>
          <w:rStyle w:val="CommentReference"/>
        </w:rPr>
        <w:annotationRef/>
      </w:r>
      <w:r>
        <w:t>To Him? Or by His might/power?</w:t>
      </w:r>
    </w:p>
  </w:comment>
  <w:comment w:id="1553" w:author="Windows User" w:date="2015-10-30T08:56:00Z" w:initials="WU">
    <w:p w14:paraId="27B39720" w14:textId="77777777" w:rsidR="00FA5B8C" w:rsidRDefault="00FA5B8C">
      <w:pPr>
        <w:pStyle w:val="CommentText"/>
      </w:pPr>
      <w:r>
        <w:rPr>
          <w:rStyle w:val="CommentReference"/>
        </w:rPr>
        <w:annotationRef/>
      </w:r>
      <w:r>
        <w:t>Might, or may?</w:t>
      </w:r>
    </w:p>
  </w:comment>
  <w:comment w:id="1554" w:author="Windows User" w:date="2015-10-30T08:56:00Z" w:initials="WU">
    <w:p w14:paraId="2FB96B7C" w14:textId="77777777" w:rsidR="00FA5B8C" w:rsidRDefault="00FA5B8C" w:rsidP="00F77A5B">
      <w:pPr>
        <w:pStyle w:val="CommentText"/>
      </w:pPr>
      <w:r>
        <w:rPr>
          <w:rStyle w:val="CommentReference"/>
        </w:rPr>
        <w:annotationRef/>
      </w:r>
      <w:r>
        <w:t>Christ or Jesus Christ?</w:t>
      </w:r>
    </w:p>
  </w:comment>
  <w:comment w:id="1557" w:author="Windows User" w:date="2015-10-30T08:56:00Z" w:initials="WU">
    <w:p w14:paraId="775D4B1C" w14:textId="77777777" w:rsidR="00FA5B8C" w:rsidRDefault="00FA5B8C">
      <w:pPr>
        <w:pStyle w:val="CommentText"/>
      </w:pPr>
      <w:r>
        <w:rPr>
          <w:rStyle w:val="CommentReference"/>
        </w:rPr>
        <w:annotationRef/>
      </w:r>
      <w:r>
        <w:t>Miracles?</w:t>
      </w:r>
    </w:p>
  </w:comment>
  <w:comment w:id="1562" w:author="Windows User" w:date="2015-10-30T08:56:00Z" w:initials="WU">
    <w:p w14:paraId="511773EC" w14:textId="77777777" w:rsidR="00FA5B8C" w:rsidRDefault="00FA5B8C">
      <w:pPr>
        <w:pStyle w:val="CommentText"/>
      </w:pPr>
      <w:r>
        <w:rPr>
          <w:rStyle w:val="CommentReference"/>
        </w:rPr>
        <w:annotationRef/>
      </w:r>
      <w:r>
        <w:t>Name or Holy Name?</w:t>
      </w:r>
    </w:p>
  </w:comment>
  <w:comment w:id="1563" w:author="Windows User" w:date="2015-10-30T08:56:00Z" w:initials="WU">
    <w:p w14:paraId="0BC6FD3A" w14:textId="77777777" w:rsidR="00FA5B8C" w:rsidRDefault="00FA5B8C">
      <w:pPr>
        <w:pStyle w:val="CommentText"/>
      </w:pPr>
      <w:r>
        <w:rPr>
          <w:rStyle w:val="CommentReference"/>
        </w:rPr>
        <w:annotationRef/>
      </w:r>
      <w:r>
        <w:t>To Him? Or by His might/power?</w:t>
      </w:r>
    </w:p>
  </w:comment>
  <w:comment w:id="1564" w:author="Windows User" w:date="2015-10-30T08:56:00Z" w:initials="WU">
    <w:p w14:paraId="6BED6166" w14:textId="77777777" w:rsidR="00FA5B8C" w:rsidRDefault="00FA5B8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B10FA" w14:textId="77777777" w:rsidR="00D96B69" w:rsidRDefault="00D96B69" w:rsidP="006D61CA">
      <w:pPr>
        <w:spacing w:after="0" w:line="240" w:lineRule="auto"/>
      </w:pPr>
      <w:r>
        <w:separator/>
      </w:r>
    </w:p>
  </w:endnote>
  <w:endnote w:type="continuationSeparator" w:id="0">
    <w:p w14:paraId="717A4AF1" w14:textId="77777777" w:rsidR="00D96B69" w:rsidRDefault="00D96B6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FA5B8C" w:rsidRPr="009654EE" w:rsidRDefault="00FA5B8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82AD7">
      <w:rPr>
        <w:noProof/>
        <w:lang w:val="en-US"/>
      </w:rPr>
      <w:t>40</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FA5B8C" w:rsidRPr="006D61CA" w:rsidRDefault="00FA5B8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82AD7">
      <w:rPr>
        <w:noProof/>
        <w:lang w:val="en-US"/>
      </w:rPr>
      <w:t>260</w:t>
    </w:r>
    <w:r w:rsidRPr="006D61CA">
      <w:rPr>
        <w:lang w:val="en-US"/>
      </w:rPr>
      <w:fldChar w:fldCharType="end"/>
    </w:r>
  </w:p>
  <w:p w14:paraId="1546C8BA" w14:textId="77777777" w:rsidR="00FA5B8C" w:rsidRDefault="00FA5B8C"/>
  <w:p w14:paraId="578F45FC" w14:textId="77777777" w:rsidR="00FA5B8C" w:rsidRDefault="00FA5B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A43C9" w14:textId="77777777" w:rsidR="00D96B69" w:rsidRDefault="00D96B69" w:rsidP="006D61CA">
      <w:pPr>
        <w:spacing w:after="0" w:line="240" w:lineRule="auto"/>
      </w:pPr>
      <w:r>
        <w:separator/>
      </w:r>
    </w:p>
  </w:footnote>
  <w:footnote w:type="continuationSeparator" w:id="0">
    <w:p w14:paraId="4C15B8B7" w14:textId="77777777" w:rsidR="00D96B69" w:rsidRDefault="00D96B69" w:rsidP="006D61CA">
      <w:pPr>
        <w:spacing w:after="0" w:line="240" w:lineRule="auto"/>
      </w:pPr>
      <w:r>
        <w:continuationSeparator/>
      </w:r>
    </w:p>
  </w:footnote>
  <w:footnote w:id="1">
    <w:p w14:paraId="0E848071" w14:textId="77777777" w:rsidR="00FA5B8C" w:rsidRDefault="00FA5B8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A5B8C" w:rsidRDefault="00FA5B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A5B8C" w:rsidRPr="00260CA9" w:rsidRDefault="00FA5B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A5B8C" w:rsidRDefault="00FA5B8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A5B8C" w:rsidRPr="00B021F8" w:rsidRDefault="00FA5B8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A5B8C" w:rsidRDefault="00FA5B8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A5B8C" w:rsidRDefault="00FA5B8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A5B8C" w:rsidRDefault="00FA5B8C" w:rsidP="00323889">
      <w:pPr>
        <w:pStyle w:val="footnote"/>
      </w:pPr>
      <w:r>
        <w:rPr>
          <w:rStyle w:val="FootnoteReference"/>
        </w:rPr>
        <w:footnoteRef/>
      </w:r>
      <w:r>
        <w:t xml:space="preserve"> Or “The Lord’s Annointed”</w:t>
      </w:r>
    </w:p>
  </w:footnote>
  <w:footnote w:id="13">
    <w:p w14:paraId="3B76CFD3" w14:textId="77777777" w:rsidR="00FA5B8C" w:rsidRDefault="00FA5B8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FA5B8C" w:rsidRDefault="00FA5B8C" w:rsidP="00130E47">
      <w:pPr>
        <w:pStyle w:val="footnote"/>
      </w:pPr>
      <w:r>
        <w:rPr>
          <w:rStyle w:val="FootnoteReference"/>
        </w:rPr>
        <w:footnoteRef/>
      </w:r>
      <w:r>
        <w:t xml:space="preserve"> Or “The Lord’s Annointed”</w:t>
      </w:r>
    </w:p>
  </w:footnote>
  <w:footnote w:id="15">
    <w:p w14:paraId="6CB42CA0" w14:textId="77777777" w:rsidR="00FA5B8C" w:rsidRDefault="00FA5B8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FA5B8C" w:rsidRDefault="00FA5B8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A5B8C" w:rsidRDefault="00FA5B8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FA5B8C" w:rsidRDefault="00FA5B8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FA5B8C" w:rsidRDefault="00FA5B8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FA5B8C" w:rsidRDefault="00FA5B8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A5B8C" w:rsidRDefault="00FA5B8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A5B8C" w:rsidRDefault="00FA5B8C" w:rsidP="006800D4">
      <w:pPr>
        <w:pStyle w:val="footnote"/>
      </w:pPr>
      <w:r>
        <w:rPr>
          <w:rStyle w:val="FootnoteReference"/>
        </w:rPr>
        <w:footnoteRef/>
      </w:r>
      <w:r>
        <w:t xml:space="preserve"> Or ‘Unique’</w:t>
      </w:r>
    </w:p>
  </w:footnote>
  <w:footnote w:id="28">
    <w:p w14:paraId="4D9AA31B" w14:textId="77777777" w:rsidR="00FA5B8C" w:rsidRDefault="00FA5B8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FA5B8C" w:rsidRDefault="00FA5B8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FA5B8C" w:rsidRDefault="00FA5B8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FA5B8C" w:rsidRDefault="00FA5B8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FA5B8C" w:rsidRDefault="00FA5B8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FA5B8C" w:rsidRDefault="00FA5B8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FA5B8C" w:rsidRPr="004A3E27" w:rsidRDefault="00FA5B8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FA5B8C" w:rsidRPr="004A3E27" w:rsidRDefault="00FA5B8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FA5B8C" w:rsidRPr="004A3E27" w:rsidRDefault="00FA5B8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FA5B8C" w:rsidRPr="004A3E27" w:rsidRDefault="00FA5B8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FA5B8C" w:rsidRPr="004A3E27" w:rsidRDefault="00FA5B8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FA5B8C" w:rsidRPr="004A3E27" w:rsidRDefault="00FA5B8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FA5B8C" w:rsidRPr="004A3E27" w:rsidRDefault="00FA5B8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FA5B8C" w:rsidRPr="004A3E27" w:rsidRDefault="00FA5B8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FA5B8C" w:rsidRPr="004A3E27" w:rsidRDefault="00FA5B8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FA5B8C" w:rsidRPr="004A3E27" w:rsidRDefault="00FA5B8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FA5B8C" w:rsidRPr="004A3E27" w:rsidRDefault="00FA5B8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FA5B8C" w:rsidRPr="004A3E27" w:rsidRDefault="00FA5B8C"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FA5B8C" w:rsidRPr="004A3E27" w:rsidRDefault="00FA5B8C"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FA5B8C" w:rsidRPr="004A3E27" w:rsidRDefault="00FA5B8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FA5B8C" w:rsidRPr="004A3E27" w:rsidRDefault="00FA5B8C" w:rsidP="00C06875">
      <w:pPr>
        <w:pStyle w:val="footnote"/>
      </w:pPr>
      <w:r w:rsidRPr="004A3E27">
        <w:rPr>
          <w:rStyle w:val="FootnoteReference"/>
        </w:rPr>
        <w:footnoteRef/>
      </w:r>
      <w:r w:rsidRPr="004A3E27">
        <w:t xml:space="preserve"> cp. Psalm 37:2; Jeremiah 10:24.</w:t>
      </w:r>
    </w:p>
  </w:footnote>
  <w:footnote w:id="49">
    <w:p w14:paraId="27CB451E" w14:textId="738E30CE" w:rsidR="00FA5B8C" w:rsidRPr="004A3E27" w:rsidRDefault="00FA5B8C"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FA5B8C" w:rsidRPr="004A3E27" w:rsidRDefault="00FA5B8C" w:rsidP="00C06875">
      <w:pPr>
        <w:pStyle w:val="footnote"/>
      </w:pPr>
      <w:r w:rsidRPr="004A3E27">
        <w:rPr>
          <w:rStyle w:val="FootnoteReference"/>
        </w:rPr>
        <w:footnoteRef/>
      </w:r>
      <w:r w:rsidRPr="004A3E27">
        <w:t xml:space="preserve"> cp. Mt. 7:23.</w:t>
      </w:r>
    </w:p>
  </w:footnote>
  <w:footnote w:id="51">
    <w:p w14:paraId="4AC07AFE" w14:textId="77777777" w:rsidR="00FA5B8C" w:rsidRPr="004A3E27" w:rsidRDefault="00FA5B8C" w:rsidP="00C06875">
      <w:pPr>
        <w:pStyle w:val="footnote"/>
      </w:pPr>
      <w:r w:rsidRPr="004A3E27">
        <w:rPr>
          <w:rStyle w:val="FootnoteReference"/>
        </w:rPr>
        <w:footnoteRef/>
      </w:r>
      <w:r w:rsidRPr="004A3E27">
        <w:t xml:space="preserve"> cp. 1 Pet. 5:8.</w:t>
      </w:r>
    </w:p>
  </w:footnote>
  <w:footnote w:id="52">
    <w:p w14:paraId="553B4541" w14:textId="77777777" w:rsidR="00FA5B8C" w:rsidRPr="004A3E27" w:rsidRDefault="00FA5B8C" w:rsidP="00C06875">
      <w:pPr>
        <w:pStyle w:val="footnote"/>
      </w:pPr>
      <w:r w:rsidRPr="004A3E27">
        <w:rPr>
          <w:rStyle w:val="FootnoteReference"/>
        </w:rPr>
        <w:footnoteRef/>
      </w:r>
      <w:r w:rsidRPr="004A3E27">
        <w:t xml:space="preserve"> Empties fall (Ephes. 5:18).</w:t>
      </w:r>
    </w:p>
  </w:footnote>
  <w:footnote w:id="53">
    <w:p w14:paraId="5DDCA66E" w14:textId="77777777" w:rsidR="00FA5B8C" w:rsidRPr="004A3E27" w:rsidRDefault="00FA5B8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FA5B8C" w:rsidRPr="004A3E27" w:rsidRDefault="00FA5B8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FA5B8C" w:rsidRPr="004A3E27" w:rsidRDefault="00FA5B8C" w:rsidP="00C06875">
      <w:pPr>
        <w:pStyle w:val="footnote"/>
      </w:pPr>
      <w:r w:rsidRPr="004A3E27">
        <w:rPr>
          <w:rStyle w:val="FootnoteReference"/>
        </w:rPr>
        <w:footnoteRef/>
      </w:r>
      <w:r w:rsidRPr="004A3E27">
        <w:t xml:space="preserve"> Mt. 21:16.</w:t>
      </w:r>
    </w:p>
  </w:footnote>
  <w:footnote w:id="56">
    <w:p w14:paraId="7DA6B08A" w14:textId="77777777" w:rsidR="00FA5B8C" w:rsidRPr="004A3E27" w:rsidRDefault="00FA5B8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FA5B8C" w:rsidRPr="004A3E27" w:rsidRDefault="00FA5B8C"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FA5B8C" w:rsidRPr="004A3E27" w:rsidRDefault="00FA5B8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A5B8C" w:rsidRPr="004A3E27" w:rsidRDefault="00FA5B8C" w:rsidP="00435BD3">
      <w:pPr>
        <w:pStyle w:val="FootnoteText"/>
      </w:pPr>
    </w:p>
  </w:footnote>
  <w:footnote w:id="59">
    <w:p w14:paraId="722FF076" w14:textId="77777777" w:rsidR="00FA5B8C" w:rsidRPr="004A3E27" w:rsidRDefault="00FA5B8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FA5B8C" w:rsidRPr="004A3E27" w:rsidRDefault="00FA5B8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FA5B8C" w:rsidRPr="004A3E27" w:rsidRDefault="00FA5B8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FA5B8C" w:rsidRPr="004A3E27" w:rsidRDefault="00FA5B8C" w:rsidP="00BD5BBE">
      <w:pPr>
        <w:pStyle w:val="footnote"/>
      </w:pPr>
      <w:r w:rsidRPr="004A3E27">
        <w:rPr>
          <w:rStyle w:val="FootnoteReference"/>
        </w:rPr>
        <w:footnoteRef/>
      </w:r>
      <w:r w:rsidRPr="004A3E27">
        <w:t xml:space="preserve"> cp. 2 Cor. 6:16; 1 Cor. 6:19.</w:t>
      </w:r>
    </w:p>
  </w:footnote>
  <w:footnote w:id="63">
    <w:p w14:paraId="06196E84" w14:textId="77777777" w:rsidR="00FA5B8C" w:rsidRPr="004A3E27" w:rsidRDefault="00FA5B8C" w:rsidP="00BD5BBE">
      <w:pPr>
        <w:pStyle w:val="footnote"/>
      </w:pPr>
      <w:r w:rsidRPr="004A3E27">
        <w:rPr>
          <w:rStyle w:val="FootnoteReference"/>
        </w:rPr>
        <w:footnoteRef/>
      </w:r>
      <w:r w:rsidRPr="004A3E27">
        <w:t xml:space="preserve"> cp. Mt. 10:19, 20; Luke 21:12-19.</w:t>
      </w:r>
    </w:p>
  </w:footnote>
  <w:footnote w:id="64">
    <w:p w14:paraId="18B16E36" w14:textId="77777777" w:rsidR="00FA5B8C" w:rsidRPr="004A3E27" w:rsidRDefault="00FA5B8C"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FA5B8C" w:rsidRPr="004A3E27" w:rsidRDefault="00FA5B8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FA5B8C" w:rsidRPr="004A3E27" w:rsidRDefault="00FA5B8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FA5B8C" w:rsidRPr="004A3E27" w:rsidRDefault="00FA5B8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FA5B8C" w:rsidRPr="004A3E27" w:rsidRDefault="00FA5B8C"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FA5B8C" w:rsidRPr="004A3E27" w:rsidRDefault="00FA5B8C"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FA5B8C" w:rsidRPr="004A3E27" w:rsidRDefault="00FA5B8C" w:rsidP="00BD5BBE">
      <w:pPr>
        <w:pStyle w:val="footnote"/>
      </w:pPr>
      <w:r w:rsidRPr="004A3E27">
        <w:rPr>
          <w:rStyle w:val="FootnoteReference"/>
        </w:rPr>
        <w:footnoteRef/>
      </w:r>
      <w:r w:rsidRPr="004A3E27">
        <w:t xml:space="preserve"> cp. 2 Tim. 2:3, 12.</w:t>
      </w:r>
    </w:p>
  </w:footnote>
  <w:footnote w:id="71">
    <w:p w14:paraId="5F29B1F0" w14:textId="77777777" w:rsidR="00FA5B8C" w:rsidRPr="004A3E27" w:rsidRDefault="00FA5B8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FA5B8C" w:rsidRPr="004A3E27" w:rsidRDefault="00FA5B8C"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FA5B8C" w:rsidRPr="004A3E27" w:rsidRDefault="00FA5B8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FA5B8C" w:rsidRPr="004A3E27" w:rsidRDefault="00FA5B8C" w:rsidP="00BD5BBE">
      <w:pPr>
        <w:pStyle w:val="footnote"/>
      </w:pPr>
      <w:r w:rsidRPr="004A3E27">
        <w:rPr>
          <w:rStyle w:val="FootnoteReference"/>
        </w:rPr>
        <w:footnoteRef/>
      </w:r>
      <w:r w:rsidRPr="004A3E27">
        <w:t xml:space="preserve"> Cp. Acts 2:24.</w:t>
      </w:r>
    </w:p>
  </w:footnote>
  <w:footnote w:id="75">
    <w:p w14:paraId="09C8C689" w14:textId="77777777" w:rsidR="00FA5B8C" w:rsidRPr="004A3E27" w:rsidRDefault="00FA5B8C" w:rsidP="00BD5BBE">
      <w:pPr>
        <w:pStyle w:val="footnote"/>
      </w:pPr>
      <w:r w:rsidRPr="004A3E27">
        <w:rPr>
          <w:rStyle w:val="FootnoteReference"/>
        </w:rPr>
        <w:footnoteRef/>
      </w:r>
      <w:r w:rsidRPr="004A3E27">
        <w:t xml:space="preserve"> cp. Exodus 9:23.</w:t>
      </w:r>
    </w:p>
  </w:footnote>
  <w:footnote w:id="76">
    <w:p w14:paraId="767519CF" w14:textId="77777777" w:rsidR="00FA5B8C" w:rsidRPr="004A3E27" w:rsidRDefault="00FA5B8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FA5B8C" w:rsidRPr="004A3E27" w:rsidRDefault="00FA5B8C"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FA5B8C" w:rsidRPr="004A3E27" w:rsidRDefault="00FA5B8C" w:rsidP="00BD5BBE">
      <w:pPr>
        <w:pStyle w:val="footnote"/>
      </w:pPr>
      <w:r w:rsidRPr="004A3E27">
        <w:rPr>
          <w:rStyle w:val="FootnoteReference"/>
        </w:rPr>
        <w:footnoteRef/>
      </w:r>
      <w:r w:rsidRPr="004A3E27">
        <w:t xml:space="preserve"> cp. Rev. 21:23.</w:t>
      </w:r>
    </w:p>
  </w:footnote>
  <w:footnote w:id="79">
    <w:p w14:paraId="7A34B80F" w14:textId="77777777" w:rsidR="00FA5B8C" w:rsidRPr="004A3E27" w:rsidRDefault="00FA5B8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FA5B8C" w:rsidRPr="004A3E27" w:rsidRDefault="00FA5B8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FA5B8C" w:rsidRPr="004A3E27" w:rsidRDefault="00FA5B8C"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FA5B8C" w:rsidRPr="004A3E27" w:rsidRDefault="00FA5B8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FA5B8C" w:rsidRPr="004A3E27" w:rsidRDefault="00FA5B8C" w:rsidP="00BD5BBE">
      <w:pPr>
        <w:pStyle w:val="footnote"/>
      </w:pPr>
      <w:r w:rsidRPr="004A3E27">
        <w:rPr>
          <w:rStyle w:val="FootnoteReference"/>
        </w:rPr>
        <w:footnoteRef/>
      </w:r>
      <w:r w:rsidRPr="004A3E27">
        <w:t xml:space="preserve"> Rom. 10:18.</w:t>
      </w:r>
    </w:p>
  </w:footnote>
  <w:footnote w:id="84">
    <w:p w14:paraId="28F942E6" w14:textId="77777777" w:rsidR="00FA5B8C" w:rsidRPr="004A3E27" w:rsidRDefault="00FA5B8C" w:rsidP="00BD5BBE">
      <w:pPr>
        <w:pStyle w:val="footnote"/>
      </w:pPr>
      <w:r w:rsidRPr="004A3E27">
        <w:rPr>
          <w:rStyle w:val="FootnoteReference"/>
        </w:rPr>
        <w:footnoteRef/>
      </w:r>
      <w:r w:rsidRPr="004A3E27">
        <w:t xml:space="preserve"> cp. Ps. 88:38.</w:t>
      </w:r>
    </w:p>
  </w:footnote>
  <w:footnote w:id="85">
    <w:p w14:paraId="7D882E05" w14:textId="77777777" w:rsidR="00FA5B8C" w:rsidRPr="004A3E27" w:rsidRDefault="00FA5B8C" w:rsidP="00BD5BBE">
      <w:pPr>
        <w:pStyle w:val="footnote"/>
      </w:pPr>
      <w:r w:rsidRPr="004A3E27">
        <w:rPr>
          <w:rStyle w:val="FootnoteReference"/>
        </w:rPr>
        <w:footnoteRef/>
      </w:r>
      <w:r w:rsidRPr="004A3E27">
        <w:t xml:space="preserve"> cp. Ps. 118:72.</w:t>
      </w:r>
    </w:p>
  </w:footnote>
  <w:footnote w:id="86">
    <w:p w14:paraId="6C5A660E" w14:textId="77777777" w:rsidR="00FA5B8C" w:rsidRPr="004A3E27" w:rsidRDefault="00FA5B8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FA5B8C" w:rsidRPr="004A3E27" w:rsidRDefault="00FA5B8C"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FA5B8C" w:rsidRPr="004A3E27" w:rsidRDefault="00FA5B8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FA5B8C" w:rsidRPr="004A3E27" w:rsidRDefault="00FA5B8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FA5B8C" w:rsidRPr="004A3E27" w:rsidRDefault="00FA5B8C"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FA5B8C" w:rsidRPr="004A3E27" w:rsidRDefault="00FA5B8C"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FA5B8C" w:rsidRPr="004A3E27" w:rsidRDefault="00FA5B8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FA5B8C" w:rsidRPr="004A3E27" w:rsidRDefault="00FA5B8C" w:rsidP="00BD5BBE">
      <w:pPr>
        <w:pStyle w:val="footnote"/>
      </w:pPr>
      <w:r w:rsidRPr="004A3E27">
        <w:rPr>
          <w:rStyle w:val="FootnoteReference"/>
        </w:rPr>
        <w:footnoteRef/>
      </w:r>
      <w:r w:rsidRPr="004A3E27">
        <w:t xml:space="preserve"> Mt. 27:39,43; Wis. 2:12-20.</w:t>
      </w:r>
    </w:p>
  </w:footnote>
  <w:footnote w:id="94">
    <w:p w14:paraId="552BFC80" w14:textId="77777777" w:rsidR="00FA5B8C" w:rsidRPr="004A3E27" w:rsidRDefault="00FA5B8C" w:rsidP="00BD5BBE">
      <w:pPr>
        <w:pStyle w:val="footnote"/>
      </w:pPr>
      <w:r w:rsidRPr="004A3E27">
        <w:rPr>
          <w:rStyle w:val="FootnoteReference"/>
        </w:rPr>
        <w:footnoteRef/>
      </w:r>
      <w:r w:rsidRPr="004A3E27">
        <w:t xml:space="preserve"> Lam. 2:16; 3:46.</w:t>
      </w:r>
    </w:p>
  </w:footnote>
  <w:footnote w:id="95">
    <w:p w14:paraId="1382AE44" w14:textId="77777777" w:rsidR="00FA5B8C" w:rsidRPr="004A3E27" w:rsidRDefault="00FA5B8C" w:rsidP="00BD5BBE">
      <w:pPr>
        <w:pStyle w:val="footnote"/>
      </w:pPr>
      <w:r w:rsidRPr="004A3E27">
        <w:rPr>
          <w:rStyle w:val="FootnoteReference"/>
        </w:rPr>
        <w:footnoteRef/>
      </w:r>
      <w:r w:rsidRPr="004A3E27">
        <w:t xml:space="preserve"> Jn. 19:37.</w:t>
      </w:r>
    </w:p>
  </w:footnote>
  <w:footnote w:id="96">
    <w:p w14:paraId="17643289" w14:textId="77777777" w:rsidR="00FA5B8C" w:rsidRPr="004A3E27" w:rsidRDefault="00FA5B8C" w:rsidP="00BD5BBE">
      <w:pPr>
        <w:pStyle w:val="footnote"/>
      </w:pPr>
      <w:r w:rsidRPr="004A3E27">
        <w:rPr>
          <w:rStyle w:val="FootnoteReference"/>
        </w:rPr>
        <w:footnoteRef/>
      </w:r>
      <w:r w:rsidRPr="004A3E27">
        <w:t xml:space="preserve"> Jn. 19:24.</w:t>
      </w:r>
    </w:p>
  </w:footnote>
  <w:footnote w:id="97">
    <w:p w14:paraId="79F35E59" w14:textId="77777777" w:rsidR="00FA5B8C" w:rsidRPr="004A3E27" w:rsidRDefault="00FA5B8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FA5B8C" w:rsidRPr="004A3E27" w:rsidRDefault="00FA5B8C" w:rsidP="00BD5BBE">
      <w:pPr>
        <w:pStyle w:val="footnote"/>
      </w:pPr>
      <w:r w:rsidRPr="004A3E27">
        <w:rPr>
          <w:rStyle w:val="FootnoteReference"/>
        </w:rPr>
        <w:footnoteRef/>
      </w:r>
      <w:r w:rsidRPr="004A3E27">
        <w:t xml:space="preserve"> Hebrews 2:12.</w:t>
      </w:r>
    </w:p>
  </w:footnote>
  <w:footnote w:id="99">
    <w:p w14:paraId="6B61808C" w14:textId="77777777" w:rsidR="00FA5B8C" w:rsidRPr="004A3E27" w:rsidRDefault="00FA5B8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FA5B8C" w:rsidRPr="004A3E27" w:rsidRDefault="00FA5B8C" w:rsidP="00BD5BBE">
      <w:pPr>
        <w:pStyle w:val="footnote"/>
      </w:pPr>
      <w:r w:rsidRPr="004A3E27">
        <w:rPr>
          <w:rStyle w:val="FootnoteReference"/>
        </w:rPr>
        <w:footnoteRef/>
      </w:r>
      <w:r w:rsidRPr="004A3E27">
        <w:t xml:space="preserve"> Romans 3:24-26; John 17:4; 19:30.</w:t>
      </w:r>
    </w:p>
  </w:footnote>
  <w:footnote w:id="101">
    <w:p w14:paraId="47E5BE1D" w14:textId="77777777" w:rsidR="00FA5B8C" w:rsidRPr="004A3E27" w:rsidRDefault="00FA5B8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FA5B8C" w:rsidRPr="004A3E27" w:rsidRDefault="00FA5B8C" w:rsidP="00BD5BBE">
      <w:pPr>
        <w:pStyle w:val="footnote"/>
      </w:pPr>
      <w:r w:rsidRPr="004A3E27">
        <w:rPr>
          <w:rStyle w:val="FootnoteReference"/>
        </w:rPr>
        <w:footnoteRef/>
      </w:r>
      <w:r w:rsidRPr="004A3E27">
        <w:t xml:space="preserve"> cp. Ephes. 5:18.</w:t>
      </w:r>
    </w:p>
  </w:footnote>
  <w:footnote w:id="103">
    <w:p w14:paraId="52EF8FB5" w14:textId="77777777" w:rsidR="00FA5B8C" w:rsidRPr="004A3E27" w:rsidRDefault="00FA5B8C" w:rsidP="00BD5BBE">
      <w:pPr>
        <w:pStyle w:val="footnote"/>
      </w:pPr>
      <w:r w:rsidRPr="004A3E27">
        <w:rPr>
          <w:rStyle w:val="FootnoteReference"/>
        </w:rPr>
        <w:footnoteRef/>
      </w:r>
      <w:r w:rsidRPr="004A3E27">
        <w:t xml:space="preserve"> cp. Ps. 26:4.</w:t>
      </w:r>
    </w:p>
  </w:footnote>
  <w:footnote w:id="104">
    <w:p w14:paraId="4B68EDDE" w14:textId="77777777" w:rsidR="00FA5B8C" w:rsidRPr="004A3E27" w:rsidRDefault="00FA5B8C" w:rsidP="00BD5BBE">
      <w:pPr>
        <w:pStyle w:val="footnote"/>
      </w:pPr>
      <w:r w:rsidRPr="004A3E27">
        <w:rPr>
          <w:rStyle w:val="FootnoteReference"/>
        </w:rPr>
        <w:footnoteRef/>
      </w:r>
      <w:r w:rsidRPr="004A3E27">
        <w:t xml:space="preserve"> 1 Cor. 10:26-28; cp. Psalm 49:12.</w:t>
      </w:r>
    </w:p>
  </w:footnote>
  <w:footnote w:id="105">
    <w:p w14:paraId="137A32B2" w14:textId="77777777" w:rsidR="00FA5B8C" w:rsidRPr="004A3E27" w:rsidRDefault="00FA5B8C" w:rsidP="00BD5BBE">
      <w:pPr>
        <w:pStyle w:val="footnote"/>
      </w:pPr>
      <w:r w:rsidRPr="004A3E27">
        <w:rPr>
          <w:rStyle w:val="FootnoteReference"/>
        </w:rPr>
        <w:footnoteRef/>
      </w:r>
      <w:r w:rsidRPr="004A3E27">
        <w:t xml:space="preserve"> Is. 2:2; Dan. 2:35; 1 Cor. 10:4.</w:t>
      </w:r>
    </w:p>
  </w:footnote>
  <w:footnote w:id="106">
    <w:p w14:paraId="51F7905C" w14:textId="77777777" w:rsidR="00FA5B8C" w:rsidRPr="004A3E27" w:rsidRDefault="00FA5B8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FA5B8C" w:rsidRPr="004A3E27" w:rsidRDefault="00FA5B8C"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FA5B8C" w:rsidRPr="004A3E27" w:rsidRDefault="00FA5B8C"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FA5B8C" w:rsidRPr="004A3E27" w:rsidRDefault="00FA5B8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FA5B8C" w:rsidRPr="004A3E27" w:rsidRDefault="00FA5B8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FA5B8C" w:rsidRPr="004A3E27" w:rsidRDefault="00FA5B8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FA5B8C" w:rsidRPr="004A3E27" w:rsidRDefault="00FA5B8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FA5B8C" w:rsidRPr="004A3E27" w:rsidRDefault="00FA5B8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FA5B8C" w:rsidRPr="004A3E27" w:rsidRDefault="00FA5B8C"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FA5B8C" w:rsidRPr="004A3E27" w:rsidRDefault="00FA5B8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FA5B8C" w:rsidRPr="004A3E27" w:rsidRDefault="00FA5B8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A5B8C" w:rsidRPr="004A3E27" w:rsidRDefault="00FA5B8C" w:rsidP="00BD5BBE">
      <w:pPr>
        <w:pStyle w:val="footnote"/>
      </w:pPr>
      <w:r w:rsidRPr="004A3E27">
        <w:tab/>
        <w:t>‘No sweeter fragrance than to follow Christ,</w:t>
      </w:r>
    </w:p>
    <w:p w14:paraId="506149C0" w14:textId="77777777" w:rsidR="00FA5B8C" w:rsidRPr="004A3E27" w:rsidRDefault="00FA5B8C" w:rsidP="00BD5BBE">
      <w:pPr>
        <w:pStyle w:val="footnote"/>
      </w:pPr>
      <w:r w:rsidRPr="004A3E27">
        <w:tab/>
        <w:t>when man makes offerings of a holy life,</w:t>
      </w:r>
    </w:p>
    <w:p w14:paraId="3F57220B" w14:textId="77777777" w:rsidR="00FA5B8C" w:rsidRPr="004A3E27" w:rsidRDefault="00FA5B8C" w:rsidP="00BD5BBE">
      <w:pPr>
        <w:pStyle w:val="footnote"/>
      </w:pPr>
      <w:r w:rsidRPr="004A3E27">
        <w:tab/>
        <w:t>and offers golden deeds in sacrifice’ (St. Prosper).</w:t>
      </w:r>
    </w:p>
  </w:footnote>
  <w:footnote w:id="117">
    <w:p w14:paraId="0CC1CAEE" w14:textId="77777777" w:rsidR="00FA5B8C" w:rsidRPr="004A3E27" w:rsidRDefault="00FA5B8C" w:rsidP="00BD5BBE">
      <w:pPr>
        <w:pStyle w:val="footnote"/>
      </w:pPr>
      <w:r w:rsidRPr="004A3E27">
        <w:rPr>
          <w:rStyle w:val="FootnoteReference"/>
        </w:rPr>
        <w:footnoteRef/>
      </w:r>
      <w:r w:rsidRPr="004A3E27">
        <w:t xml:space="preserve"> cp. Psalm 21:11.</w:t>
      </w:r>
    </w:p>
  </w:footnote>
  <w:footnote w:id="118">
    <w:p w14:paraId="0192B227" w14:textId="77777777" w:rsidR="00FA5B8C" w:rsidRPr="004A3E27" w:rsidRDefault="00FA5B8C" w:rsidP="00BD5BBE">
      <w:pPr>
        <w:pStyle w:val="footnote"/>
      </w:pPr>
      <w:r w:rsidRPr="004A3E27">
        <w:rPr>
          <w:rStyle w:val="FootnoteReference"/>
        </w:rPr>
        <w:footnoteRef/>
      </w:r>
      <w:r w:rsidRPr="004A3E27">
        <w:t xml:space="preserve"> cp. Isaiah 5:12.</w:t>
      </w:r>
    </w:p>
  </w:footnote>
  <w:footnote w:id="119">
    <w:p w14:paraId="73C943A7" w14:textId="77777777" w:rsidR="00FA5B8C" w:rsidRPr="004A3E27" w:rsidRDefault="00FA5B8C" w:rsidP="00BD5BBE">
      <w:pPr>
        <w:pStyle w:val="footnote"/>
      </w:pPr>
      <w:r w:rsidRPr="004A3E27">
        <w:rPr>
          <w:rStyle w:val="FootnoteReference"/>
        </w:rPr>
        <w:footnoteRef/>
      </w:r>
      <w:r w:rsidRPr="004A3E27">
        <w:t xml:space="preserve"> Cp. Isaiah 40:11; John 10:11.</w:t>
      </w:r>
    </w:p>
  </w:footnote>
  <w:footnote w:id="120">
    <w:p w14:paraId="0B35546F" w14:textId="77777777" w:rsidR="00FA5B8C" w:rsidRPr="004A3E27" w:rsidRDefault="00FA5B8C"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FA5B8C" w:rsidRPr="004A3E27" w:rsidRDefault="00FA5B8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FA5B8C" w:rsidRPr="004A3E27" w:rsidRDefault="00FA5B8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FA5B8C" w:rsidRPr="004A3E27" w:rsidRDefault="00FA5B8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FA5B8C" w:rsidRPr="004A3E27" w:rsidRDefault="00FA5B8C" w:rsidP="00BD5BBE">
      <w:pPr>
        <w:pStyle w:val="footnote"/>
      </w:pPr>
      <w:r w:rsidRPr="004A3E27">
        <w:rPr>
          <w:rStyle w:val="FootnoteReference"/>
        </w:rPr>
        <w:footnoteRef/>
      </w:r>
      <w:r w:rsidRPr="004A3E27">
        <w:t xml:space="preserve"> Blood signifies death (cp. Lev. 17:14).</w:t>
      </w:r>
    </w:p>
  </w:footnote>
  <w:footnote w:id="125">
    <w:p w14:paraId="3C531870" w14:textId="77777777" w:rsidR="00FA5B8C" w:rsidRPr="004A3E27" w:rsidRDefault="00FA5B8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FA5B8C" w:rsidRPr="004A3E27" w:rsidRDefault="00FA5B8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FA5B8C" w:rsidRPr="004A3E27" w:rsidRDefault="00FA5B8C" w:rsidP="00BD5BBE">
      <w:pPr>
        <w:pStyle w:val="footnote"/>
      </w:pPr>
      <w:r w:rsidRPr="004A3E27">
        <w:rPr>
          <w:rStyle w:val="FootnoteReference"/>
        </w:rPr>
        <w:footnoteRef/>
      </w:r>
      <w:r w:rsidRPr="004A3E27">
        <w:t xml:space="preserve"> Luke 23:46.</w:t>
      </w:r>
    </w:p>
  </w:footnote>
  <w:footnote w:id="128">
    <w:p w14:paraId="1A1A8E3A" w14:textId="77777777" w:rsidR="00FA5B8C" w:rsidRPr="004A3E27" w:rsidRDefault="00FA5B8C"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FA5B8C" w:rsidRPr="004A3E27" w:rsidRDefault="00FA5B8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FA5B8C" w:rsidRPr="004A3E27" w:rsidRDefault="00FA5B8C"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FA5B8C" w:rsidRPr="004A3E27" w:rsidRDefault="00FA5B8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FA5B8C" w:rsidRPr="004A3E27" w:rsidRDefault="00FA5B8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FA5B8C" w:rsidRPr="004A3E27" w:rsidRDefault="00FA5B8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FA5B8C" w:rsidRPr="004A3E27" w:rsidRDefault="00FA5B8C"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FA5B8C" w:rsidRPr="004A3E27" w:rsidRDefault="00FA5B8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FA5B8C" w:rsidRPr="004A3E27" w:rsidRDefault="00FA5B8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FA5B8C" w:rsidRPr="004A3E27" w:rsidRDefault="00FA5B8C" w:rsidP="00BD5BBE">
      <w:pPr>
        <w:pStyle w:val="footnote"/>
      </w:pPr>
      <w:r w:rsidRPr="004A3E27">
        <w:rPr>
          <w:rStyle w:val="FootnoteReference"/>
        </w:rPr>
        <w:footnoteRef/>
      </w:r>
      <w:r w:rsidRPr="004A3E27">
        <w:t xml:space="preserve"> Naturally and spiritually (Jn. 3:3-6).</w:t>
      </w:r>
    </w:p>
  </w:footnote>
  <w:footnote w:id="138">
    <w:p w14:paraId="50F89B8F" w14:textId="77777777" w:rsidR="00FA5B8C" w:rsidRPr="004A3E27" w:rsidRDefault="00FA5B8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FA5B8C" w:rsidRPr="004A3E27" w:rsidRDefault="00FA5B8C" w:rsidP="00BD5BBE">
      <w:pPr>
        <w:pStyle w:val="footnote"/>
      </w:pPr>
      <w:r w:rsidRPr="004A3E27">
        <w:rPr>
          <w:rStyle w:val="FootnoteReference"/>
        </w:rPr>
        <w:footnoteRef/>
      </w:r>
      <w:r w:rsidRPr="004A3E27">
        <w:t xml:space="preserve"> ‘The land of the living.’</w:t>
      </w:r>
    </w:p>
  </w:footnote>
  <w:footnote w:id="140">
    <w:p w14:paraId="51CEFDC6" w14:textId="77777777" w:rsidR="00FA5B8C" w:rsidRPr="004A3E27" w:rsidRDefault="00FA5B8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FA5B8C" w:rsidRPr="004A3E27" w:rsidRDefault="00FA5B8C" w:rsidP="00BD5BBE">
      <w:pPr>
        <w:pStyle w:val="footnote"/>
      </w:pPr>
      <w:r w:rsidRPr="004A3E27">
        <w:rPr>
          <w:rStyle w:val="FootnoteReference"/>
        </w:rPr>
        <w:footnoteRef/>
      </w:r>
      <w:r w:rsidRPr="004A3E27">
        <w:t xml:space="preserve"> John 19:1; Mt. 27:26.</w:t>
      </w:r>
    </w:p>
  </w:footnote>
  <w:footnote w:id="142">
    <w:p w14:paraId="1C6E21CA" w14:textId="77777777" w:rsidR="00FA5B8C" w:rsidRPr="004A3E27" w:rsidRDefault="00FA5B8C" w:rsidP="00BD5BBE">
      <w:pPr>
        <w:pStyle w:val="footnote"/>
      </w:pPr>
      <w:r w:rsidRPr="004A3E27">
        <w:rPr>
          <w:rStyle w:val="FootnoteReference"/>
        </w:rPr>
        <w:footnoteRef/>
      </w:r>
      <w:r w:rsidRPr="004A3E27">
        <w:t xml:space="preserve"> cp. Psalm 21:21.</w:t>
      </w:r>
    </w:p>
  </w:footnote>
  <w:footnote w:id="143">
    <w:p w14:paraId="4812F1D0" w14:textId="77777777" w:rsidR="00FA5B8C" w:rsidRPr="004A3E27" w:rsidRDefault="00FA5B8C" w:rsidP="00BD5BBE">
      <w:pPr>
        <w:pStyle w:val="footnote"/>
      </w:pPr>
      <w:r w:rsidRPr="004A3E27">
        <w:rPr>
          <w:rStyle w:val="FootnoteReference"/>
        </w:rPr>
        <w:footnoteRef/>
      </w:r>
      <w:r w:rsidRPr="004A3E27">
        <w:t xml:space="preserve"> cp. John 15:25.</w:t>
      </w:r>
    </w:p>
  </w:footnote>
  <w:footnote w:id="144">
    <w:p w14:paraId="19D39194" w14:textId="77777777" w:rsidR="00FA5B8C" w:rsidRPr="004A3E27" w:rsidRDefault="00FA5B8C" w:rsidP="00BD5BBE">
      <w:pPr>
        <w:pStyle w:val="footnote"/>
      </w:pPr>
      <w:r w:rsidRPr="004A3E27">
        <w:rPr>
          <w:rStyle w:val="FootnoteReference"/>
        </w:rPr>
        <w:footnoteRef/>
      </w:r>
      <w:r w:rsidRPr="004A3E27">
        <w:t xml:space="preserve"> cp. Psalm 36:30.</w:t>
      </w:r>
    </w:p>
  </w:footnote>
  <w:footnote w:id="145">
    <w:p w14:paraId="6484AC83" w14:textId="77777777" w:rsidR="00FA5B8C" w:rsidRPr="004A3E27" w:rsidRDefault="00FA5B8C" w:rsidP="00BD5BBE">
      <w:pPr>
        <w:pStyle w:val="footnote"/>
      </w:pPr>
      <w:r w:rsidRPr="004A3E27">
        <w:rPr>
          <w:rStyle w:val="FootnoteReference"/>
        </w:rPr>
        <w:footnoteRef/>
      </w:r>
      <w:r w:rsidRPr="004A3E27">
        <w:t xml:space="preserve"> cp. Psalm 109:7.</w:t>
      </w:r>
    </w:p>
  </w:footnote>
  <w:footnote w:id="146">
    <w:p w14:paraId="50DAFDF2" w14:textId="77777777" w:rsidR="00FA5B8C" w:rsidRPr="004A3E27" w:rsidRDefault="00FA5B8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FA5B8C" w:rsidRPr="004A3E27" w:rsidRDefault="00FA5B8C"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FA5B8C" w:rsidRPr="004A3E27" w:rsidRDefault="00FA5B8C" w:rsidP="00BD5BBE">
      <w:pPr>
        <w:pStyle w:val="footnote"/>
      </w:pPr>
      <w:r w:rsidRPr="004A3E27">
        <w:rPr>
          <w:rStyle w:val="FootnoteReference"/>
        </w:rPr>
        <w:footnoteRef/>
      </w:r>
      <w:r w:rsidRPr="004A3E27">
        <w:t xml:space="preserve"> Prov. 24:19.</w:t>
      </w:r>
    </w:p>
  </w:footnote>
  <w:footnote w:id="149">
    <w:p w14:paraId="325B4264" w14:textId="77777777" w:rsidR="00FA5B8C" w:rsidRPr="004A3E27" w:rsidRDefault="00FA5B8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FA5B8C" w:rsidRPr="004A3E27" w:rsidRDefault="00FA5B8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FA5B8C" w:rsidRPr="004A3E27" w:rsidRDefault="00FA5B8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FA5B8C" w:rsidRPr="004A3E27" w:rsidRDefault="00FA5B8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FA5B8C" w:rsidRPr="004A3E27" w:rsidRDefault="00FA5B8C"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FA5B8C" w:rsidRPr="004A3E27" w:rsidRDefault="00FA5B8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FA5B8C" w:rsidRPr="004A3E27" w:rsidRDefault="00FA5B8C"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FA5B8C" w:rsidRPr="004A3E27" w:rsidRDefault="00FA5B8C"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FA5B8C" w:rsidRPr="004A3E27" w:rsidRDefault="00FA5B8C"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FA5B8C" w:rsidRPr="004A3E27" w:rsidRDefault="00FA5B8C"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FA5B8C" w:rsidRPr="004A3E27" w:rsidRDefault="00FA5B8C"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FA5B8C" w:rsidRPr="004A3E27" w:rsidRDefault="00FA5B8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FA5B8C" w:rsidRPr="004A3E27" w:rsidRDefault="00FA5B8C"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FA5B8C" w:rsidRPr="004A3E27" w:rsidRDefault="00FA5B8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FA5B8C" w:rsidRPr="004A3E27" w:rsidRDefault="00FA5B8C"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FA5B8C" w:rsidRPr="004A3E27" w:rsidRDefault="00FA5B8C" w:rsidP="00BD5BBE">
      <w:pPr>
        <w:pStyle w:val="footnote"/>
      </w:pPr>
      <w:r w:rsidRPr="004A3E27">
        <w:rPr>
          <w:rStyle w:val="FootnoteReference"/>
        </w:rPr>
        <w:footnoteRef/>
      </w:r>
      <w:r w:rsidRPr="004A3E27">
        <w:t xml:space="preserve"> John 13:30.</w:t>
      </w:r>
    </w:p>
  </w:footnote>
  <w:footnote w:id="165">
    <w:p w14:paraId="32644EEC" w14:textId="77777777" w:rsidR="00FA5B8C" w:rsidRPr="004A3E27" w:rsidRDefault="00FA5B8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FA5B8C" w:rsidRPr="004A3E27" w:rsidRDefault="00FA5B8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FA5B8C" w:rsidRPr="004A3E27" w:rsidRDefault="00FA5B8C"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FA5B8C" w:rsidRPr="004A3E27" w:rsidRDefault="00FA5B8C"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FA5B8C" w:rsidRPr="004A3E27" w:rsidRDefault="00FA5B8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FA5B8C" w:rsidRPr="004A3E27" w:rsidRDefault="00FA5B8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FA5B8C" w:rsidRPr="004A3E27" w:rsidRDefault="00FA5B8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FA5B8C" w:rsidRPr="004A3E27" w:rsidRDefault="00FA5B8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FA5B8C" w:rsidRPr="004A3E27" w:rsidRDefault="00FA5B8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FA5B8C" w:rsidRPr="004A3E27" w:rsidRDefault="00FA5B8C" w:rsidP="00BD5BBE">
      <w:pPr>
        <w:pStyle w:val="footnote"/>
      </w:pPr>
      <w:r w:rsidRPr="004A3E27">
        <w:rPr>
          <w:rStyle w:val="FootnoteReference"/>
        </w:rPr>
        <w:footnoteRef/>
      </w:r>
      <w:r w:rsidRPr="004A3E27">
        <w:t xml:space="preserve"> cp. Rev. 19:11-16.</w:t>
      </w:r>
    </w:p>
  </w:footnote>
  <w:footnote w:id="175">
    <w:p w14:paraId="5E8EA981" w14:textId="77777777" w:rsidR="00FA5B8C" w:rsidRPr="004A3E27" w:rsidRDefault="00FA5B8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FA5B8C" w:rsidRPr="004A3E27" w:rsidRDefault="00FA5B8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FA5B8C" w:rsidRPr="004A3E27" w:rsidRDefault="00FA5B8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FA5B8C" w:rsidRPr="004A3E27" w:rsidRDefault="00FA5B8C" w:rsidP="00BD5BBE">
      <w:pPr>
        <w:pStyle w:val="footnote"/>
      </w:pPr>
      <w:r w:rsidRPr="004A3E27">
        <w:rPr>
          <w:rStyle w:val="FootnoteReference"/>
        </w:rPr>
        <w:footnoteRef/>
      </w:r>
      <w:r w:rsidRPr="004A3E27">
        <w:t xml:space="preserve"> Rev. 22:1.</w:t>
      </w:r>
    </w:p>
  </w:footnote>
  <w:footnote w:id="179">
    <w:p w14:paraId="2C3ED5A8" w14:textId="77777777" w:rsidR="00FA5B8C" w:rsidRPr="004A3E27" w:rsidRDefault="00FA5B8C"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FA5B8C" w:rsidRPr="004A3E27" w:rsidRDefault="00FA5B8C"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FA5B8C" w:rsidRPr="004A3E27" w:rsidRDefault="00FA5B8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FA5B8C" w:rsidRPr="004A3E27" w:rsidRDefault="00FA5B8C"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FA5B8C" w:rsidRPr="004A3E27" w:rsidRDefault="00FA5B8C"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FA5B8C" w:rsidRPr="004A3E27" w:rsidRDefault="00FA5B8C" w:rsidP="00BD5BBE">
      <w:pPr>
        <w:pStyle w:val="footnote"/>
      </w:pPr>
      <w:r w:rsidRPr="004A3E27">
        <w:rPr>
          <w:rStyle w:val="FootnoteReference"/>
        </w:rPr>
        <w:footnoteRef/>
      </w:r>
      <w:r w:rsidRPr="004A3E27">
        <w:t xml:space="preserve"> Cp. Ex. 15:17; Is. 58:14: I Pet. 1:4.</w:t>
      </w:r>
    </w:p>
  </w:footnote>
  <w:footnote w:id="185">
    <w:p w14:paraId="1FDF9287" w14:textId="77777777" w:rsidR="00FA5B8C" w:rsidRPr="004A3E27" w:rsidRDefault="00FA5B8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FA5B8C" w:rsidRPr="004A3E27" w:rsidRDefault="00FA5B8C"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FA5B8C" w:rsidRPr="004A3E27" w:rsidRDefault="00FA5B8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FA5B8C" w:rsidRPr="004A3E27" w:rsidRDefault="00FA5B8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FA5B8C" w:rsidRPr="004A3E27" w:rsidRDefault="00FA5B8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FA5B8C" w:rsidRPr="004A3E27" w:rsidRDefault="00FA5B8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FA5B8C" w:rsidRPr="004A3E27" w:rsidRDefault="00FA5B8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FA5B8C" w:rsidRPr="004A3E27" w:rsidRDefault="00FA5B8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FA5B8C" w:rsidRPr="004A3E27" w:rsidRDefault="00FA5B8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FA5B8C" w:rsidRPr="004A3E27" w:rsidRDefault="00FA5B8C" w:rsidP="00BD5BBE">
      <w:pPr>
        <w:pStyle w:val="footnote"/>
      </w:pPr>
      <w:r w:rsidRPr="004A3E27">
        <w:rPr>
          <w:rStyle w:val="FootnoteReference"/>
        </w:rPr>
        <w:footnoteRef/>
      </w:r>
      <w:r w:rsidRPr="004A3E27">
        <w:t xml:space="preserve"> Exodus 12:22; John 19:29; Hebrews 9:19.</w:t>
      </w:r>
    </w:p>
  </w:footnote>
  <w:footnote w:id="195">
    <w:p w14:paraId="6650920A" w14:textId="77777777" w:rsidR="00FA5B8C" w:rsidRPr="004A3E27" w:rsidRDefault="00FA5B8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FA5B8C" w:rsidRPr="004A3E27" w:rsidRDefault="00FA5B8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FA5B8C" w:rsidRPr="004A3E27" w:rsidRDefault="00FA5B8C"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FA5B8C" w:rsidRPr="004A3E27" w:rsidRDefault="00FA5B8C" w:rsidP="00BD5BBE">
      <w:pPr>
        <w:pStyle w:val="footnote"/>
      </w:pPr>
      <w:r w:rsidRPr="004A3E27">
        <w:rPr>
          <w:rStyle w:val="FootnoteReference"/>
        </w:rPr>
        <w:footnoteRef/>
      </w:r>
      <w:r w:rsidRPr="004A3E27">
        <w:t xml:space="preserve"> Lk. 10:18; 2 Thess. 1:6.</w:t>
      </w:r>
    </w:p>
  </w:footnote>
  <w:footnote w:id="199">
    <w:p w14:paraId="649547A2" w14:textId="77777777" w:rsidR="00FA5B8C" w:rsidRPr="004A3E27" w:rsidRDefault="00FA5B8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FA5B8C" w:rsidRPr="004A3E27" w:rsidRDefault="00FA5B8C" w:rsidP="00BD5BBE">
      <w:pPr>
        <w:pStyle w:val="footnote"/>
      </w:pPr>
      <w:r w:rsidRPr="004A3E27">
        <w:rPr>
          <w:rStyle w:val="FootnoteReference"/>
        </w:rPr>
        <w:footnoteRef/>
      </w:r>
      <w:r w:rsidRPr="004A3E27">
        <w:t xml:space="preserve"> cp. 1 Peter 5:7.</w:t>
      </w:r>
    </w:p>
  </w:footnote>
  <w:footnote w:id="201">
    <w:p w14:paraId="27649907" w14:textId="77777777" w:rsidR="00FA5B8C" w:rsidRPr="004A3E27" w:rsidRDefault="00FA5B8C" w:rsidP="00BD5BBE">
      <w:pPr>
        <w:pStyle w:val="footnote"/>
      </w:pPr>
      <w:r w:rsidRPr="004A3E27">
        <w:rPr>
          <w:rStyle w:val="FootnoteReference"/>
        </w:rPr>
        <w:footnoteRef/>
      </w:r>
      <w:r w:rsidRPr="004A3E27">
        <w:t xml:space="preserve"> cp. Ephes 6:12; 1 Tim 4:1; Rev. 16:14.</w:t>
      </w:r>
    </w:p>
  </w:footnote>
  <w:footnote w:id="202">
    <w:p w14:paraId="594F6979" w14:textId="77777777" w:rsidR="00FA5B8C" w:rsidRPr="004A3E27" w:rsidRDefault="00FA5B8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FA5B8C" w:rsidRPr="004A3E27" w:rsidRDefault="00FA5B8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FA5B8C" w:rsidRPr="004A3E27" w:rsidRDefault="00FA5B8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FA5B8C" w:rsidRPr="004A3E27" w:rsidRDefault="00FA5B8C"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FA5B8C" w:rsidRPr="004A3E27" w:rsidRDefault="00FA5B8C" w:rsidP="00BD5BBE">
      <w:pPr>
        <w:pStyle w:val="footnote"/>
      </w:pPr>
      <w:r w:rsidRPr="004A3E27">
        <w:rPr>
          <w:rStyle w:val="FootnoteReference"/>
        </w:rPr>
        <w:footnoteRef/>
      </w:r>
      <w:r w:rsidRPr="004A3E27">
        <w:t xml:space="preserve"> Mercy: love (Luke 10:37).</w:t>
      </w:r>
    </w:p>
  </w:footnote>
  <w:footnote w:id="207">
    <w:p w14:paraId="11B0B018" w14:textId="77777777" w:rsidR="00FA5B8C" w:rsidRPr="004A3E27" w:rsidRDefault="00FA5B8C"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FA5B8C" w:rsidRPr="004A3E27" w:rsidRDefault="00FA5B8C"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FA5B8C" w:rsidRPr="004A3E27" w:rsidRDefault="00FA5B8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FA5B8C" w:rsidRPr="004A3E27" w:rsidRDefault="00FA5B8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FA5B8C" w:rsidRPr="004A3E27" w:rsidRDefault="00FA5B8C"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FA5B8C" w:rsidRPr="004A3E27" w:rsidRDefault="00FA5B8C" w:rsidP="00BD5BBE">
      <w:pPr>
        <w:pStyle w:val="footnote"/>
      </w:pPr>
      <w:r w:rsidRPr="004A3E27">
        <w:rPr>
          <w:rStyle w:val="FootnoteReference"/>
        </w:rPr>
        <w:footnoteRef/>
      </w:r>
      <w:r w:rsidRPr="004A3E27">
        <w:t xml:space="preserve"> Cp. ‘brood of vipers’ (Matt. 12:34; 23:33).</w:t>
      </w:r>
    </w:p>
  </w:footnote>
  <w:footnote w:id="213">
    <w:p w14:paraId="79B323AF" w14:textId="77777777" w:rsidR="00FA5B8C" w:rsidRPr="004A3E27" w:rsidRDefault="00FA5B8C" w:rsidP="00BD5BBE">
      <w:pPr>
        <w:pStyle w:val="footnote"/>
      </w:pPr>
      <w:r w:rsidRPr="004A3E27">
        <w:rPr>
          <w:rStyle w:val="FootnoteReference"/>
        </w:rPr>
        <w:footnoteRef/>
      </w:r>
      <w:r w:rsidRPr="004A3E27">
        <w:t xml:space="preserve"> Job. 33:14.</w:t>
      </w:r>
    </w:p>
  </w:footnote>
  <w:footnote w:id="214">
    <w:p w14:paraId="686CF1C0" w14:textId="77777777" w:rsidR="00FA5B8C" w:rsidRPr="004A3E27" w:rsidRDefault="00FA5B8C"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FA5B8C" w:rsidRPr="004A3E27" w:rsidRDefault="00FA5B8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FA5B8C" w:rsidRPr="004A3E27" w:rsidRDefault="00FA5B8C"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FA5B8C" w:rsidRPr="004A3E27" w:rsidRDefault="00FA5B8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FA5B8C" w:rsidRPr="004A3E27" w:rsidRDefault="00FA5B8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FA5B8C" w:rsidRPr="004A3E27" w:rsidRDefault="00FA5B8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FA5B8C" w:rsidRPr="004A3E27" w:rsidRDefault="00FA5B8C" w:rsidP="00BD5BBE">
      <w:pPr>
        <w:pStyle w:val="footnote"/>
      </w:pPr>
      <w:r w:rsidRPr="004A3E27">
        <w:rPr>
          <w:rStyle w:val="FootnoteReference"/>
        </w:rPr>
        <w:footnoteRef/>
      </w:r>
      <w:r w:rsidRPr="004A3E27">
        <w:t xml:space="preserve"> See footnote 62. &lt;2 previously&gt;</w:t>
      </w:r>
    </w:p>
  </w:footnote>
  <w:footnote w:id="221">
    <w:p w14:paraId="1B791EBC" w14:textId="77777777" w:rsidR="00FA5B8C" w:rsidRPr="004A3E27" w:rsidRDefault="00FA5B8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FA5B8C" w:rsidRPr="004A3E27" w:rsidRDefault="00FA5B8C"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FA5B8C" w:rsidRPr="004A3E27" w:rsidRDefault="00FA5B8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FA5B8C" w:rsidRPr="004A3E27" w:rsidRDefault="00FA5B8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FA5B8C" w:rsidRPr="004A3E27" w:rsidRDefault="00FA5B8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FA5B8C" w:rsidRPr="004A3E27" w:rsidRDefault="00FA5B8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FA5B8C" w:rsidRPr="004A3E27" w:rsidRDefault="00FA5B8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FA5B8C" w:rsidRPr="004A3E27" w:rsidRDefault="00FA5B8C" w:rsidP="00BD5BBE">
      <w:pPr>
        <w:pStyle w:val="footnote"/>
      </w:pPr>
      <w:r w:rsidRPr="004A3E27">
        <w:rPr>
          <w:rStyle w:val="FootnoteReference"/>
        </w:rPr>
        <w:footnoteRef/>
      </w:r>
      <w:r w:rsidRPr="004A3E27">
        <w:t xml:space="preserve"> Numbers 10:35. Cp. Exodus 14.</w:t>
      </w:r>
    </w:p>
  </w:footnote>
  <w:footnote w:id="229">
    <w:p w14:paraId="772812A4" w14:textId="77777777" w:rsidR="00FA5B8C" w:rsidRPr="004A3E27" w:rsidRDefault="00FA5B8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FA5B8C" w:rsidRPr="004A3E27" w:rsidRDefault="00FA5B8C" w:rsidP="00BD5BBE">
      <w:pPr>
        <w:pStyle w:val="footnote"/>
      </w:pPr>
      <w:r w:rsidRPr="004A3E27">
        <w:rPr>
          <w:rStyle w:val="FootnoteReference"/>
        </w:rPr>
        <w:footnoteRef/>
      </w:r>
      <w:r w:rsidRPr="004A3E27">
        <w:t xml:space="preserve"> Luke 4:32.</w:t>
      </w:r>
    </w:p>
  </w:footnote>
  <w:footnote w:id="231">
    <w:p w14:paraId="1C35810F" w14:textId="77777777" w:rsidR="00FA5B8C" w:rsidRPr="004A3E27" w:rsidRDefault="00FA5B8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FA5B8C" w:rsidRPr="004A3E27" w:rsidRDefault="00FA5B8C" w:rsidP="00BD5BBE">
      <w:pPr>
        <w:pStyle w:val="footnote"/>
      </w:pPr>
      <w:r w:rsidRPr="004A3E27">
        <w:rPr>
          <w:rStyle w:val="FootnoteReference"/>
        </w:rPr>
        <w:footnoteRef/>
      </w:r>
      <w:r w:rsidRPr="004A3E27">
        <w:t xml:space="preserve"> Cp. Ephes. 4:8.</w:t>
      </w:r>
    </w:p>
  </w:footnote>
  <w:footnote w:id="233">
    <w:p w14:paraId="1069FF00" w14:textId="77777777" w:rsidR="00FA5B8C" w:rsidRPr="004A3E27" w:rsidRDefault="00FA5B8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FA5B8C" w:rsidRPr="004A3E27" w:rsidRDefault="00FA5B8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FA5B8C" w:rsidRPr="004A3E27" w:rsidRDefault="00FA5B8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FA5B8C" w:rsidRPr="004A3E27" w:rsidRDefault="00FA5B8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FA5B8C" w:rsidRPr="004A3E27" w:rsidRDefault="00FA5B8C" w:rsidP="00BD5BBE">
      <w:pPr>
        <w:pStyle w:val="footnote"/>
      </w:pPr>
      <w:r w:rsidRPr="004A3E27">
        <w:rPr>
          <w:rStyle w:val="FootnoteReference"/>
        </w:rPr>
        <w:footnoteRef/>
      </w:r>
      <w:r w:rsidRPr="004A3E27">
        <w:t xml:space="preserve"> Mk. 15:29; Jn. 2:17; Rom. 15:3.</w:t>
      </w:r>
    </w:p>
  </w:footnote>
  <w:footnote w:id="238">
    <w:p w14:paraId="252B5848" w14:textId="77777777" w:rsidR="00FA5B8C" w:rsidRPr="004A3E27" w:rsidRDefault="00FA5B8C" w:rsidP="00BD5BBE">
      <w:pPr>
        <w:pStyle w:val="footnote"/>
      </w:pPr>
      <w:r w:rsidRPr="004A3E27">
        <w:rPr>
          <w:rStyle w:val="FootnoteReference"/>
        </w:rPr>
        <w:footnoteRef/>
      </w:r>
      <w:r w:rsidRPr="004A3E27">
        <w:t xml:space="preserve"> The elders and chief priests.</w:t>
      </w:r>
    </w:p>
  </w:footnote>
  <w:footnote w:id="239">
    <w:p w14:paraId="0AE68D03" w14:textId="77777777" w:rsidR="00FA5B8C" w:rsidRPr="004A3E27" w:rsidRDefault="00FA5B8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FA5B8C" w:rsidRPr="004A3E27" w:rsidRDefault="00FA5B8C" w:rsidP="00BD5BBE">
      <w:pPr>
        <w:pStyle w:val="footnote"/>
      </w:pPr>
      <w:r w:rsidRPr="004A3E27">
        <w:rPr>
          <w:rStyle w:val="FootnoteReference"/>
        </w:rPr>
        <w:footnoteRef/>
      </w:r>
      <w:r w:rsidRPr="004A3E27">
        <w:t xml:space="preserve"> Mt. 16:21; Mk. 8:31.</w:t>
      </w:r>
    </w:p>
  </w:footnote>
  <w:footnote w:id="241">
    <w:p w14:paraId="5D4E90F4" w14:textId="77777777" w:rsidR="00FA5B8C" w:rsidRPr="004A3E27" w:rsidRDefault="00FA5B8C" w:rsidP="00BD5BBE">
      <w:pPr>
        <w:pStyle w:val="footnote"/>
      </w:pPr>
      <w:r w:rsidRPr="004A3E27">
        <w:rPr>
          <w:rStyle w:val="FootnoteReference"/>
        </w:rPr>
        <w:footnoteRef/>
      </w:r>
      <w:r w:rsidRPr="004A3E27">
        <w:t xml:space="preserve"> Mt. 27:34.</w:t>
      </w:r>
    </w:p>
  </w:footnote>
  <w:footnote w:id="242">
    <w:p w14:paraId="2A1BD707" w14:textId="77777777" w:rsidR="00FA5B8C" w:rsidRPr="004A3E27" w:rsidRDefault="00FA5B8C" w:rsidP="00BD5BBE">
      <w:pPr>
        <w:pStyle w:val="footnote"/>
      </w:pPr>
      <w:r w:rsidRPr="004A3E27">
        <w:rPr>
          <w:rStyle w:val="FootnoteReference"/>
        </w:rPr>
        <w:footnoteRef/>
      </w:r>
      <w:r w:rsidRPr="004A3E27">
        <w:t xml:space="preserve"> Cp. Rom. 11:9,10.</w:t>
      </w:r>
    </w:p>
  </w:footnote>
  <w:footnote w:id="243">
    <w:p w14:paraId="09150116" w14:textId="77777777" w:rsidR="00FA5B8C" w:rsidRPr="004A3E27" w:rsidRDefault="00FA5B8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FA5B8C" w:rsidRPr="004A3E27" w:rsidRDefault="00FA5B8C"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FA5B8C" w:rsidRPr="004A3E27" w:rsidRDefault="00FA5B8C"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FA5B8C" w:rsidRPr="004A3E27" w:rsidRDefault="00FA5B8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FA5B8C" w:rsidRPr="004A3E27" w:rsidRDefault="00FA5B8C" w:rsidP="00BD5BBE">
      <w:pPr>
        <w:pStyle w:val="footnote"/>
      </w:pPr>
      <w:r w:rsidRPr="004A3E27">
        <w:rPr>
          <w:rStyle w:val="FootnoteReference"/>
        </w:rPr>
        <w:footnoteRef/>
      </w:r>
      <w:r w:rsidRPr="004A3E27">
        <w:t xml:space="preserve"> Ephes. 3:10; 4:8.</w:t>
      </w:r>
    </w:p>
  </w:footnote>
  <w:footnote w:id="248">
    <w:p w14:paraId="63D5291B" w14:textId="77777777" w:rsidR="00FA5B8C" w:rsidRPr="004A3E27" w:rsidRDefault="00FA5B8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FA5B8C" w:rsidRPr="004A3E27" w:rsidRDefault="00FA5B8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FA5B8C" w:rsidRPr="004A3E27" w:rsidRDefault="00FA5B8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FA5B8C" w:rsidRPr="004A3E27" w:rsidRDefault="00FA5B8C" w:rsidP="00BD5BBE">
      <w:pPr>
        <w:pStyle w:val="footnote"/>
      </w:pPr>
      <w:r w:rsidRPr="004A3E27">
        <w:rPr>
          <w:rStyle w:val="FootnoteReference"/>
        </w:rPr>
        <w:footnoteRef/>
      </w:r>
      <w:r w:rsidRPr="004A3E27">
        <w:t xml:space="preserve"> Rivers: Tigris and Euphrates.</w:t>
      </w:r>
    </w:p>
  </w:footnote>
  <w:footnote w:id="252">
    <w:p w14:paraId="7811A007" w14:textId="77777777" w:rsidR="00FA5B8C" w:rsidRPr="004A3E27" w:rsidRDefault="00FA5B8C" w:rsidP="00BD5BBE">
      <w:pPr>
        <w:pStyle w:val="footnote"/>
      </w:pPr>
      <w:r w:rsidRPr="004A3E27">
        <w:rPr>
          <w:rStyle w:val="FootnoteReference"/>
        </w:rPr>
        <w:footnoteRef/>
      </w:r>
      <w:r w:rsidRPr="004A3E27">
        <w:t xml:space="preserve"> Cp. Ps. 47:8.</w:t>
      </w:r>
    </w:p>
  </w:footnote>
  <w:footnote w:id="253">
    <w:p w14:paraId="57352CBF" w14:textId="77777777" w:rsidR="00FA5B8C" w:rsidRPr="004A3E27" w:rsidRDefault="00FA5B8C" w:rsidP="00BD5BBE">
      <w:pPr>
        <w:pStyle w:val="footnote"/>
      </w:pPr>
      <w:r w:rsidRPr="004A3E27">
        <w:rPr>
          <w:rStyle w:val="FootnoteReference"/>
        </w:rPr>
        <w:footnoteRef/>
      </w:r>
      <w:r w:rsidRPr="004A3E27">
        <w:t xml:space="preserve"> Cp. Rev. 1:18; Heb. 7:25; Num. 14:28.</w:t>
      </w:r>
    </w:p>
  </w:footnote>
  <w:footnote w:id="254">
    <w:p w14:paraId="2E026D23" w14:textId="77777777" w:rsidR="00FA5B8C" w:rsidRPr="004A3E27" w:rsidRDefault="00FA5B8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FA5B8C" w:rsidRPr="004A3E27" w:rsidRDefault="00FA5B8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FA5B8C" w:rsidRPr="004A3E27" w:rsidRDefault="00FA5B8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A5B8C" w:rsidRPr="004A3E27" w:rsidRDefault="00FA5B8C" w:rsidP="00BD5BBE">
      <w:pPr>
        <w:pStyle w:val="footnote"/>
      </w:pPr>
      <w:r w:rsidRPr="004A3E27">
        <w:tab/>
        <w:t>For them there are no pains;</w:t>
      </w:r>
    </w:p>
    <w:p w14:paraId="15E57D33" w14:textId="77777777" w:rsidR="00FA5B8C" w:rsidRPr="004A3E27" w:rsidRDefault="00FA5B8C" w:rsidP="00BD5BBE">
      <w:pPr>
        <w:pStyle w:val="footnote"/>
      </w:pPr>
      <w:r w:rsidRPr="004A3E27">
        <w:tab/>
        <w:t>fit and strong are their bodies.</w:t>
      </w:r>
    </w:p>
  </w:footnote>
  <w:footnote w:id="257">
    <w:p w14:paraId="2000D9CE" w14:textId="77777777" w:rsidR="00FA5B8C" w:rsidRPr="004A3E27" w:rsidRDefault="00FA5B8C"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FA5B8C" w:rsidRPr="004A3E27" w:rsidRDefault="00FA5B8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FA5B8C" w:rsidRPr="004A3E27" w:rsidRDefault="00FA5B8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FA5B8C" w:rsidRPr="004A3E27" w:rsidRDefault="00FA5B8C"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FA5B8C" w:rsidRPr="004A3E27" w:rsidRDefault="00FA5B8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FA5B8C" w:rsidRPr="004A3E27" w:rsidRDefault="00FA5B8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FA5B8C" w:rsidRPr="004A3E27" w:rsidRDefault="00FA5B8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FA5B8C" w:rsidRPr="004A3E27" w:rsidRDefault="00FA5B8C"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FA5B8C" w:rsidRPr="004A3E27" w:rsidRDefault="00FA5B8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FA5B8C" w:rsidRPr="004A3E27" w:rsidRDefault="00FA5B8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FA5B8C" w:rsidRPr="004A3E27" w:rsidRDefault="00FA5B8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FA5B8C" w:rsidRPr="004A3E27" w:rsidRDefault="00FA5B8C"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FA5B8C" w:rsidRPr="004A3E27" w:rsidRDefault="00FA5B8C"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FA5B8C" w:rsidRPr="004A3E27" w:rsidRDefault="00FA5B8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FA5B8C" w:rsidRPr="004A3E27" w:rsidRDefault="00FA5B8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FA5B8C" w:rsidRDefault="00FA5B8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A5B8C" w:rsidRDefault="00FA5B8C" w:rsidP="00BD5BBE">
      <w:pPr>
        <w:pStyle w:val="footnote"/>
      </w:pPr>
      <w:r>
        <w:tab/>
        <w:t>‘I will speak My mind in parables,</w:t>
      </w:r>
    </w:p>
    <w:p w14:paraId="04636509" w14:textId="77777777" w:rsidR="00FA5B8C" w:rsidRDefault="00FA5B8C" w:rsidP="00BD5BBE">
      <w:pPr>
        <w:pStyle w:val="footnote"/>
      </w:pPr>
      <w:r>
        <w:tab/>
        <w:t>divulge secrets hidden since creation’ (cp. Rev. 3:14).</w:t>
      </w:r>
    </w:p>
  </w:footnote>
  <w:footnote w:id="273">
    <w:p w14:paraId="7427B3ED" w14:textId="77777777" w:rsidR="00FA5B8C" w:rsidRDefault="00FA5B8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FA5B8C" w:rsidRDefault="00FA5B8C" w:rsidP="00BD5BBE">
      <w:pPr>
        <w:pStyle w:val="footnote"/>
      </w:pPr>
      <w:r>
        <w:rPr>
          <w:rStyle w:val="FootnoteReference"/>
        </w:rPr>
        <w:footnoteRef/>
      </w:r>
      <w:r>
        <w:t xml:space="preserve"> Ephraim = Israel (cp. Hos. 7; Num. 14; 1 Sam. 4).</w:t>
      </w:r>
    </w:p>
  </w:footnote>
  <w:footnote w:id="275">
    <w:p w14:paraId="3E975B3D" w14:textId="77777777" w:rsidR="00FA5B8C" w:rsidRDefault="00FA5B8C" w:rsidP="00BD5BBE">
      <w:pPr>
        <w:pStyle w:val="footnote"/>
      </w:pPr>
      <w:r>
        <w:rPr>
          <w:rStyle w:val="FootnoteReference"/>
        </w:rPr>
        <w:footnoteRef/>
      </w:r>
      <w:r>
        <w:t xml:space="preserve"> He deferred giving them the promised food and the Promised Land.</w:t>
      </w:r>
    </w:p>
  </w:footnote>
  <w:footnote w:id="276">
    <w:p w14:paraId="4F93FDA3" w14:textId="77777777" w:rsidR="00FA5B8C" w:rsidRDefault="00FA5B8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FA5B8C" w:rsidRDefault="00FA5B8C"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FA5B8C" w:rsidRDefault="00FA5B8C" w:rsidP="00BD5BBE">
      <w:pPr>
        <w:pStyle w:val="footnote"/>
      </w:pPr>
      <w:r>
        <w:rPr>
          <w:rStyle w:val="FootnoteReference"/>
        </w:rPr>
        <w:footnoteRef/>
      </w:r>
      <w:r>
        <w:t xml:space="preserve"> John 15.</w:t>
      </w:r>
    </w:p>
  </w:footnote>
  <w:footnote w:id="279">
    <w:p w14:paraId="211D4309" w14:textId="77777777" w:rsidR="00FA5B8C" w:rsidRDefault="00FA5B8C" w:rsidP="00BD5BBE">
      <w:pPr>
        <w:pStyle w:val="footnote"/>
      </w:pPr>
      <w:r>
        <w:rPr>
          <w:rStyle w:val="FootnoteReference"/>
        </w:rPr>
        <w:footnoteRef/>
      </w:r>
      <w:r>
        <w:t xml:space="preserve"> Joseph = Israel (Gen. 40:23; 48:15; Amos 6:6).</w:t>
      </w:r>
    </w:p>
  </w:footnote>
  <w:footnote w:id="280">
    <w:p w14:paraId="7AA1750E" w14:textId="77777777" w:rsidR="00FA5B8C" w:rsidRDefault="00FA5B8C" w:rsidP="00BD5BBE">
      <w:pPr>
        <w:pStyle w:val="footnote"/>
      </w:pPr>
      <w:r>
        <w:rPr>
          <w:rStyle w:val="FootnoteReference"/>
        </w:rPr>
        <w:footnoteRef/>
      </w:r>
      <w:r>
        <w:t xml:space="preserve"> 2 Sam. 6:2 (LXX).</w:t>
      </w:r>
    </w:p>
  </w:footnote>
  <w:footnote w:id="281">
    <w:p w14:paraId="1F148131" w14:textId="77777777" w:rsidR="00FA5B8C" w:rsidRDefault="00FA5B8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FA5B8C" w:rsidRDefault="00FA5B8C" w:rsidP="00BD5BBE">
      <w:pPr>
        <w:pStyle w:val="footnote"/>
      </w:pPr>
      <w:r>
        <w:rPr>
          <w:rStyle w:val="FootnoteReference"/>
        </w:rPr>
        <w:footnoteRef/>
      </w:r>
      <w:r>
        <w:t xml:space="preserve"> ‘What tongue? The voice of God’ (St Athanasius).</w:t>
      </w:r>
    </w:p>
  </w:footnote>
  <w:footnote w:id="283">
    <w:p w14:paraId="33FBC19B" w14:textId="77777777" w:rsidR="00FA5B8C" w:rsidRDefault="00FA5B8C" w:rsidP="00BD5BBE">
      <w:pPr>
        <w:pStyle w:val="footnote"/>
      </w:pPr>
      <w:r>
        <w:rPr>
          <w:rStyle w:val="FootnoteReference"/>
        </w:rPr>
        <w:footnoteRef/>
      </w:r>
      <w:r>
        <w:t xml:space="preserve"> Exodus 9:23; 19:16.</w:t>
      </w:r>
    </w:p>
  </w:footnote>
  <w:footnote w:id="284">
    <w:p w14:paraId="5C3F1B44" w14:textId="77777777" w:rsidR="00FA5B8C" w:rsidRDefault="00FA5B8C"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FA5B8C" w:rsidRDefault="00FA5B8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FA5B8C" w:rsidRDefault="00FA5B8C" w:rsidP="00BD5BBE">
      <w:pPr>
        <w:pStyle w:val="footnote"/>
      </w:pPr>
      <w:r>
        <w:rPr>
          <w:rStyle w:val="FootnoteReference"/>
        </w:rPr>
        <w:footnoteRef/>
      </w:r>
      <w:r>
        <w:t xml:space="preserve"> </w:t>
      </w:r>
      <w:r>
        <w:rPr>
          <w:i/>
        </w:rPr>
        <w:t>See the previous footnote</w:t>
      </w:r>
      <w:r>
        <w:t>.</w:t>
      </w:r>
    </w:p>
  </w:footnote>
  <w:footnote w:id="287">
    <w:p w14:paraId="09156637" w14:textId="77777777" w:rsidR="00FA5B8C" w:rsidRDefault="00FA5B8C" w:rsidP="00BD5BBE">
      <w:pPr>
        <w:pStyle w:val="footnote"/>
      </w:pPr>
      <w:r>
        <w:rPr>
          <w:rStyle w:val="FootnoteReference"/>
        </w:rPr>
        <w:footnoteRef/>
      </w:r>
      <w:r>
        <w:t xml:space="preserve"> Cp. Isaiah 36:6; 2 Chron. 32:8; 1 Tim. 6:17; Ps. 74:4; Gal. 2:9; 1 Sam. 2:8.</w:t>
      </w:r>
    </w:p>
  </w:footnote>
  <w:footnote w:id="288">
    <w:p w14:paraId="14FEF0D9" w14:textId="77777777" w:rsidR="00FA5B8C" w:rsidRDefault="00FA5B8C" w:rsidP="00BD5BBE">
      <w:pPr>
        <w:pStyle w:val="footnote"/>
      </w:pPr>
      <w:r>
        <w:rPr>
          <w:rStyle w:val="FootnoteReference"/>
        </w:rPr>
        <w:footnoteRef/>
      </w:r>
      <w:r>
        <w:t xml:space="preserve"> John 10:34-36.</w:t>
      </w:r>
    </w:p>
  </w:footnote>
  <w:footnote w:id="289">
    <w:p w14:paraId="136A7666" w14:textId="77777777" w:rsidR="00FA5B8C" w:rsidRDefault="00FA5B8C" w:rsidP="00BD5BBE">
      <w:pPr>
        <w:pStyle w:val="footnote"/>
      </w:pPr>
      <w:r>
        <w:rPr>
          <w:rStyle w:val="FootnoteReference"/>
        </w:rPr>
        <w:footnoteRef/>
      </w:r>
      <w:r>
        <w:t xml:space="preserve"> This prayer is already answered (John 3:18; 9:39; 12:31; Acts 17:31).</w:t>
      </w:r>
    </w:p>
  </w:footnote>
  <w:footnote w:id="290">
    <w:p w14:paraId="764CD80E" w14:textId="77777777" w:rsidR="00FA5B8C" w:rsidRDefault="00FA5B8C"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FA5B8C" w:rsidRDefault="00FA5B8C" w:rsidP="00BD5BBE">
      <w:pPr>
        <w:pStyle w:val="footnote"/>
      </w:pPr>
      <w:r>
        <w:rPr>
          <w:rStyle w:val="FootnoteReference"/>
        </w:rPr>
        <w:footnoteRef/>
      </w:r>
      <w:r>
        <w:t xml:space="preserve"> Man has made a mess of the earth (Gen. 3; Isaiah 24:4-6 etc.)</w:t>
      </w:r>
    </w:p>
  </w:footnote>
  <w:footnote w:id="292">
    <w:p w14:paraId="71E6E356" w14:textId="77777777" w:rsidR="00FA5B8C" w:rsidRDefault="00FA5B8C" w:rsidP="00BD5BBE">
      <w:pPr>
        <w:pStyle w:val="footnote"/>
      </w:pPr>
      <w:r>
        <w:rPr>
          <w:rStyle w:val="FootnoteReference"/>
        </w:rPr>
        <w:footnoteRef/>
      </w:r>
      <w:r>
        <w:t xml:space="preserve"> Cp. Lk. 13:25; Mk. 4:11; Col. 4:5; Rev. 22:15.</w:t>
      </w:r>
    </w:p>
  </w:footnote>
  <w:footnote w:id="293">
    <w:p w14:paraId="41AC4983" w14:textId="77777777" w:rsidR="00FA5B8C" w:rsidRDefault="00FA5B8C"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FA5B8C" w:rsidRDefault="00FA5B8C" w:rsidP="00BD5BBE">
      <w:pPr>
        <w:pStyle w:val="footnote"/>
      </w:pPr>
      <w:r>
        <w:rPr>
          <w:rStyle w:val="FootnoteReference"/>
        </w:rPr>
        <w:footnoteRef/>
      </w:r>
      <w:r>
        <w:t xml:space="preserve"> holy: cp. 1 Cor. 3:16,17; 6:15-19; Heb. 3:1; 12:10; 1 Pet. 1:15,16; 2 Pet. 1-4.</w:t>
      </w:r>
    </w:p>
  </w:footnote>
  <w:footnote w:id="295">
    <w:p w14:paraId="7FD51EF5" w14:textId="77777777" w:rsidR="00FA5B8C" w:rsidRDefault="00FA5B8C"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FA5B8C" w:rsidRDefault="00FA5B8C" w:rsidP="00BD5BBE">
      <w:pPr>
        <w:pStyle w:val="footnote"/>
      </w:pPr>
      <w:r>
        <w:rPr>
          <w:rStyle w:val="FootnoteReference"/>
        </w:rPr>
        <w:footnoteRef/>
      </w:r>
      <w:r>
        <w:t xml:space="preserve"> ‘The song of the Lamb.’ (Rev. 15:3-5; John 12:32).</w:t>
      </w:r>
    </w:p>
  </w:footnote>
  <w:footnote w:id="297">
    <w:p w14:paraId="76FC32A6" w14:textId="77777777" w:rsidR="00FA5B8C" w:rsidRDefault="00FA5B8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FA5B8C" w:rsidRDefault="00FA5B8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FA5B8C" w:rsidRDefault="00FA5B8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FA5B8C" w:rsidRDefault="00FA5B8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FA5B8C" w:rsidRDefault="00FA5B8C"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FA5B8C" w:rsidRDefault="00FA5B8C"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FA5B8C" w:rsidRDefault="00FA5B8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FA5B8C" w:rsidRDefault="00FA5B8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FA5B8C" w:rsidRDefault="00FA5B8C" w:rsidP="00BD5BBE">
      <w:pPr>
        <w:pStyle w:val="footnote"/>
      </w:pPr>
      <w:r>
        <w:rPr>
          <w:rStyle w:val="FootnoteReference"/>
        </w:rPr>
        <w:footnoteRef/>
      </w:r>
      <w:r>
        <w:t xml:space="preserve"> Cp. 2 Samuel 7:4-17; 1 Chron. 17:3-14.</w:t>
      </w:r>
    </w:p>
  </w:footnote>
  <w:footnote w:id="306">
    <w:p w14:paraId="41487A2A" w14:textId="77777777" w:rsidR="00FA5B8C" w:rsidRDefault="00FA5B8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FA5B8C" w:rsidRDefault="00FA5B8C"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FA5B8C" w:rsidRDefault="00FA5B8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FA5B8C" w:rsidRDefault="00FA5B8C"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FA5B8C" w:rsidRDefault="00FA5B8C" w:rsidP="00C544D6">
      <w:pPr>
        <w:pStyle w:val="footnote"/>
      </w:pPr>
      <w:r>
        <w:rPr>
          <w:rStyle w:val="FootnoteReference"/>
        </w:rPr>
        <w:footnoteRef/>
      </w:r>
      <w:r>
        <w:t xml:space="preserve"> Rev. 1:5; 3:14.</w:t>
      </w:r>
    </w:p>
  </w:footnote>
  <w:footnote w:id="311">
    <w:p w14:paraId="11F2D9AD" w14:textId="77777777" w:rsidR="00FA5B8C" w:rsidRDefault="00FA5B8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FA5B8C" w:rsidRDefault="00FA5B8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FA5B8C" w:rsidRDefault="00FA5B8C" w:rsidP="00C544D6">
      <w:pPr>
        <w:pStyle w:val="footnote"/>
      </w:pPr>
      <w:r>
        <w:rPr>
          <w:rStyle w:val="FootnoteReference"/>
        </w:rPr>
        <w:footnoteRef/>
      </w:r>
      <w:r>
        <w:t xml:space="preserve"> That is, in the Kingdom (1 Cor. 4:20).</w:t>
      </w:r>
    </w:p>
  </w:footnote>
  <w:footnote w:id="314">
    <w:p w14:paraId="6FEEFB4C" w14:textId="77777777" w:rsidR="00FA5B8C" w:rsidRDefault="00FA5B8C"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FA5B8C" w:rsidRDefault="00FA5B8C"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FA5B8C" w:rsidRDefault="00FA5B8C"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FA5B8C" w:rsidRDefault="00FA5B8C" w:rsidP="00C544D6">
      <w:pPr>
        <w:pStyle w:val="footnote"/>
      </w:pPr>
      <w:r>
        <w:rPr>
          <w:rStyle w:val="FootnoteReference"/>
        </w:rPr>
        <w:footnoteRef/>
      </w:r>
      <w:r>
        <w:t xml:space="preserve"> John 7:38.</w:t>
      </w:r>
    </w:p>
  </w:footnote>
  <w:footnote w:id="318">
    <w:p w14:paraId="004CC793" w14:textId="77777777" w:rsidR="00FA5B8C" w:rsidRDefault="00FA5B8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FA5B8C" w:rsidRDefault="00FA5B8C" w:rsidP="00C544D6">
      <w:pPr>
        <w:pStyle w:val="footnote"/>
      </w:pPr>
      <w:r>
        <w:rPr>
          <w:rStyle w:val="FootnoteReference"/>
        </w:rPr>
        <w:footnoteRef/>
      </w:r>
      <w:r>
        <w:t xml:space="preserve"> Cp. 1 Cor. 3:20, ‘The Lord knows the thoughts of the wise…’</w:t>
      </w:r>
    </w:p>
  </w:footnote>
  <w:footnote w:id="320">
    <w:p w14:paraId="046745B9" w14:textId="77777777" w:rsidR="00FA5B8C" w:rsidRDefault="00FA5B8C" w:rsidP="00C544D6">
      <w:pPr>
        <w:pStyle w:val="footnote"/>
      </w:pPr>
      <w:r>
        <w:rPr>
          <w:rStyle w:val="FootnoteReference"/>
        </w:rPr>
        <w:footnoteRef/>
      </w:r>
      <w:r>
        <w:t xml:space="preserve"> Ex. 17:1-7.</w:t>
      </w:r>
    </w:p>
  </w:footnote>
  <w:footnote w:id="321">
    <w:p w14:paraId="08EA846E" w14:textId="77777777" w:rsidR="00FA5B8C" w:rsidRDefault="00FA5B8C" w:rsidP="00C544D6">
      <w:pPr>
        <w:pStyle w:val="footnote"/>
      </w:pPr>
      <w:r>
        <w:rPr>
          <w:rStyle w:val="FootnoteReference"/>
        </w:rPr>
        <w:footnoteRef/>
      </w:r>
      <w:r>
        <w:t xml:space="preserve"> Num. 14:32-34.</w:t>
      </w:r>
    </w:p>
  </w:footnote>
  <w:footnote w:id="322">
    <w:p w14:paraId="27E7289C" w14:textId="77777777" w:rsidR="00FA5B8C" w:rsidRDefault="00FA5B8C" w:rsidP="00C544D6">
      <w:pPr>
        <w:pStyle w:val="footnote"/>
      </w:pPr>
      <w:r>
        <w:rPr>
          <w:rStyle w:val="FootnoteReference"/>
        </w:rPr>
        <w:footnoteRef/>
      </w:r>
      <w:r>
        <w:t xml:space="preserve"> Cp. Heb.3:7-11; 4:10.</w:t>
      </w:r>
    </w:p>
  </w:footnote>
  <w:footnote w:id="323">
    <w:p w14:paraId="6A0DA86F" w14:textId="77777777" w:rsidR="00FA5B8C" w:rsidRDefault="00FA5B8C" w:rsidP="00C544D6">
      <w:pPr>
        <w:pStyle w:val="footnote"/>
      </w:pPr>
      <w:r>
        <w:rPr>
          <w:rStyle w:val="FootnoteReference"/>
        </w:rPr>
        <w:footnoteRef/>
      </w:r>
      <w:r>
        <w:t xml:space="preserve"> Cp. Deut. 32:17; 1 Cor. 10:20; Psalm 105:36-38; 1 Chron. 16:26.</w:t>
      </w:r>
    </w:p>
  </w:footnote>
  <w:footnote w:id="324">
    <w:p w14:paraId="29039A45" w14:textId="77777777" w:rsidR="00FA5B8C" w:rsidRDefault="00FA5B8C"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FA5B8C" w:rsidRDefault="00FA5B8C" w:rsidP="00C544D6">
      <w:pPr>
        <w:pStyle w:val="footnote"/>
      </w:pPr>
      <w:r>
        <w:rPr>
          <w:rStyle w:val="FootnoteReference"/>
        </w:rPr>
        <w:footnoteRef/>
      </w:r>
      <w:r>
        <w:t xml:space="preserve"> Cp. Pss. 32:5b; 84:10b. Rom. 1:19-21; 2 Cor. 4:6; Jn. 1:14; 6:40; 17:22-24.</w:t>
      </w:r>
    </w:p>
  </w:footnote>
  <w:footnote w:id="326">
    <w:p w14:paraId="22A45999" w14:textId="77777777" w:rsidR="00FA5B8C" w:rsidRDefault="00FA5B8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FA5B8C" w:rsidRDefault="00FA5B8C" w:rsidP="00C544D6">
      <w:pPr>
        <w:pStyle w:val="footnote"/>
      </w:pPr>
      <w:r>
        <w:rPr>
          <w:rStyle w:val="FootnoteReference"/>
        </w:rPr>
        <w:footnoteRef/>
      </w:r>
      <w:r>
        <w:t xml:space="preserve"> Rev. 4:6, Ezek. 1:5-10.</w:t>
      </w:r>
    </w:p>
  </w:footnote>
  <w:footnote w:id="328">
    <w:p w14:paraId="33F848D7" w14:textId="77777777" w:rsidR="00FA5B8C" w:rsidRDefault="00FA5B8C"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FA5B8C" w:rsidRDefault="00FA5B8C"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FA5B8C" w:rsidRDefault="00FA5B8C" w:rsidP="00C544D6">
      <w:pPr>
        <w:pStyle w:val="footnote"/>
      </w:pPr>
      <w:r>
        <w:rPr>
          <w:rStyle w:val="FootnoteReference"/>
        </w:rPr>
        <w:footnoteRef/>
      </w:r>
      <w:r>
        <w:t xml:space="preserve"> Cp. Ps. 38:7a.</w:t>
      </w:r>
    </w:p>
  </w:footnote>
  <w:footnote w:id="331">
    <w:p w14:paraId="1B133F2B" w14:textId="77777777" w:rsidR="00FA5B8C" w:rsidRDefault="00FA5B8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FA5B8C" w:rsidRDefault="00FA5B8C"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FA5B8C" w:rsidRDefault="00FA5B8C" w:rsidP="00C544D6">
      <w:pPr>
        <w:pStyle w:val="footnote"/>
      </w:pPr>
      <w:r>
        <w:rPr>
          <w:rStyle w:val="FootnoteReference"/>
        </w:rPr>
        <w:footnoteRef/>
      </w:r>
      <w:r>
        <w:t xml:space="preserve"> ‘God is love’ (1 John 4:8,16).</w:t>
      </w:r>
    </w:p>
  </w:footnote>
  <w:footnote w:id="334">
    <w:p w14:paraId="1EEA58C5" w14:textId="77777777" w:rsidR="00FA5B8C" w:rsidRDefault="00FA5B8C" w:rsidP="00C544D6">
      <w:pPr>
        <w:pStyle w:val="footnote"/>
      </w:pPr>
      <w:r>
        <w:rPr>
          <w:rStyle w:val="FootnoteReference"/>
        </w:rPr>
        <w:footnoteRef/>
      </w:r>
      <w:r>
        <w:t xml:space="preserve"> Cp. Ps. 147:8.</w:t>
      </w:r>
    </w:p>
  </w:footnote>
  <w:footnote w:id="335">
    <w:p w14:paraId="1F5C3038" w14:textId="77777777" w:rsidR="00FA5B8C" w:rsidRDefault="00FA5B8C"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FA5B8C" w:rsidRDefault="00FA5B8C"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FA5B8C" w:rsidRDefault="00FA5B8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FA5B8C" w:rsidRDefault="00FA5B8C" w:rsidP="00C544D6">
      <w:pPr>
        <w:pStyle w:val="footnote"/>
      </w:pPr>
      <w:r>
        <w:rPr>
          <w:rStyle w:val="FootnoteReference"/>
        </w:rPr>
        <w:footnoteRef/>
      </w:r>
      <w:r>
        <w:t xml:space="preserve"> Heb. 1:7; Ezek. 1:14; 2 Esdras 8:22.</w:t>
      </w:r>
    </w:p>
  </w:footnote>
  <w:footnote w:id="339">
    <w:p w14:paraId="384A849F" w14:textId="77777777" w:rsidR="00FA5B8C" w:rsidRDefault="00FA5B8C" w:rsidP="00C544D6">
      <w:pPr>
        <w:pStyle w:val="footnote"/>
      </w:pPr>
      <w:r>
        <w:rPr>
          <w:rStyle w:val="FootnoteReference"/>
        </w:rPr>
        <w:footnoteRef/>
      </w:r>
      <w:r>
        <w:t xml:space="preserve"> Much of Psalm 104 occurs almost verbatim in 1 Chron. 16:8-22 (cp. vv. 7:36).</w:t>
      </w:r>
    </w:p>
  </w:footnote>
  <w:footnote w:id="340">
    <w:p w14:paraId="1DCE9038" w14:textId="77777777" w:rsidR="00FA5B8C" w:rsidRDefault="00FA5B8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FA5B8C" w:rsidRDefault="00FA5B8C" w:rsidP="00C544D6">
      <w:pPr>
        <w:pStyle w:val="footnote"/>
      </w:pPr>
      <w:r>
        <w:rPr>
          <w:rStyle w:val="FootnoteReference"/>
        </w:rPr>
        <w:footnoteRef/>
      </w:r>
      <w:r>
        <w:t xml:space="preserve"> caterpillars: larva of the locust.</w:t>
      </w:r>
    </w:p>
  </w:footnote>
  <w:footnote w:id="342">
    <w:p w14:paraId="6E762A27" w14:textId="77777777" w:rsidR="00FA5B8C" w:rsidRDefault="00FA5B8C" w:rsidP="00C544D6">
      <w:pPr>
        <w:pStyle w:val="footnote"/>
      </w:pPr>
      <w:r>
        <w:rPr>
          <w:rStyle w:val="FootnoteReference"/>
        </w:rPr>
        <w:footnoteRef/>
      </w:r>
      <w:r>
        <w:t xml:space="preserve"> Ex. 16:12-15; Jn. 6:31-35.</w:t>
      </w:r>
    </w:p>
  </w:footnote>
  <w:footnote w:id="343">
    <w:p w14:paraId="463C0491" w14:textId="77777777" w:rsidR="00FA5B8C" w:rsidRDefault="00FA5B8C" w:rsidP="00C544D6">
      <w:pPr>
        <w:pStyle w:val="footnote"/>
      </w:pPr>
      <w:r>
        <w:rPr>
          <w:rStyle w:val="FootnoteReference"/>
        </w:rPr>
        <w:footnoteRef/>
      </w:r>
      <w:r>
        <w:t xml:space="preserve"> Gen. 15:14.</w:t>
      </w:r>
    </w:p>
  </w:footnote>
  <w:footnote w:id="344">
    <w:p w14:paraId="078805D2" w14:textId="77777777" w:rsidR="00FA5B8C" w:rsidRDefault="00FA5B8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FA5B8C" w:rsidRDefault="00FA5B8C"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FA5B8C" w:rsidRDefault="00FA5B8C" w:rsidP="00C544D6">
      <w:pPr>
        <w:pStyle w:val="footnote"/>
      </w:pPr>
      <w:r>
        <w:rPr>
          <w:rStyle w:val="FootnoteReference"/>
        </w:rPr>
        <w:footnoteRef/>
      </w:r>
      <w:r>
        <w:t xml:space="preserve"> Cp. Mark 8:17-21; Matthew 16:9-12.</w:t>
      </w:r>
    </w:p>
  </w:footnote>
  <w:footnote w:id="347">
    <w:p w14:paraId="008D3EE2" w14:textId="77777777" w:rsidR="00FA5B8C" w:rsidRDefault="00FA5B8C" w:rsidP="00C544D6">
      <w:pPr>
        <w:pStyle w:val="footnote"/>
      </w:pPr>
      <w:r>
        <w:rPr>
          <w:rStyle w:val="FootnoteReference"/>
        </w:rPr>
        <w:footnoteRef/>
      </w:r>
      <w:r>
        <w:t xml:space="preserve"> Num. 11:34.</w:t>
      </w:r>
    </w:p>
  </w:footnote>
  <w:footnote w:id="348">
    <w:p w14:paraId="45B2152E" w14:textId="77777777" w:rsidR="00FA5B8C" w:rsidRDefault="00FA5B8C" w:rsidP="00C544D6">
      <w:pPr>
        <w:pStyle w:val="footnote"/>
      </w:pPr>
      <w:r>
        <w:rPr>
          <w:rStyle w:val="FootnoteReference"/>
        </w:rPr>
        <w:footnoteRef/>
      </w:r>
      <w:r>
        <w:t xml:space="preserve"> Num. 16:32.</w:t>
      </w:r>
    </w:p>
  </w:footnote>
  <w:footnote w:id="349">
    <w:p w14:paraId="5BE35E93" w14:textId="77777777" w:rsidR="00FA5B8C" w:rsidRDefault="00FA5B8C"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FA5B8C" w:rsidRDefault="00FA5B8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FA5B8C" w:rsidRDefault="00FA5B8C"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FA5B8C" w:rsidRDefault="00FA5B8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FA5B8C" w:rsidRDefault="00FA5B8C" w:rsidP="00C544D6">
      <w:pPr>
        <w:pStyle w:val="footnote"/>
      </w:pPr>
      <w:r>
        <w:rPr>
          <w:rStyle w:val="FootnoteReference"/>
        </w:rPr>
        <w:footnoteRef/>
      </w:r>
      <w:r>
        <w:t xml:space="preserve"> See Psalm 59:10 and footnote.</w:t>
      </w:r>
    </w:p>
  </w:footnote>
  <w:footnote w:id="354">
    <w:p w14:paraId="70CC4836" w14:textId="77777777" w:rsidR="00FA5B8C" w:rsidRDefault="00FA5B8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FA5B8C" w:rsidRDefault="00FA5B8C" w:rsidP="00C544D6">
      <w:pPr>
        <w:pStyle w:val="footnote"/>
      </w:pPr>
      <w:r>
        <w:rPr>
          <w:rStyle w:val="FootnoteReference"/>
        </w:rPr>
        <w:footnoteRef/>
      </w:r>
      <w:r>
        <w:t xml:space="preserve"> Cp. Num. 5:22.</w:t>
      </w:r>
    </w:p>
  </w:footnote>
  <w:footnote w:id="356">
    <w:p w14:paraId="292E96AE" w14:textId="77777777" w:rsidR="00FA5B8C" w:rsidRDefault="00FA5B8C" w:rsidP="00C544D6">
      <w:pPr>
        <w:pStyle w:val="footnote"/>
      </w:pPr>
      <w:r>
        <w:rPr>
          <w:rStyle w:val="FootnoteReference"/>
        </w:rPr>
        <w:footnoteRef/>
      </w:r>
      <w:r>
        <w:t xml:space="preserve"> Mt. 27:39.</w:t>
      </w:r>
    </w:p>
  </w:footnote>
  <w:footnote w:id="357">
    <w:p w14:paraId="7B5761D5" w14:textId="77777777" w:rsidR="00FA5B8C" w:rsidRDefault="00FA5B8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FA5B8C" w:rsidRDefault="00FA5B8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FA5B8C" w:rsidRDefault="00FA5B8C" w:rsidP="00C544D6">
      <w:pPr>
        <w:pStyle w:val="footnote"/>
      </w:pPr>
      <w:r>
        <w:rPr>
          <w:rStyle w:val="FootnoteReference"/>
        </w:rPr>
        <w:footnoteRef/>
      </w:r>
      <w:r>
        <w:t xml:space="preserve"> Cp. 1 Cor. 15:41-43.</w:t>
      </w:r>
    </w:p>
  </w:footnote>
  <w:footnote w:id="360">
    <w:p w14:paraId="4C93D1C9" w14:textId="77777777" w:rsidR="00FA5B8C" w:rsidRDefault="00FA5B8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FA5B8C" w:rsidRDefault="00FA5B8C" w:rsidP="00C544D6">
      <w:pPr>
        <w:pStyle w:val="footnote"/>
      </w:pPr>
      <w:r>
        <w:rPr>
          <w:rStyle w:val="FootnoteReference"/>
        </w:rPr>
        <w:footnoteRef/>
      </w:r>
      <w:r>
        <w:t xml:space="preserve"> Heb. 7:21.</w:t>
      </w:r>
    </w:p>
  </w:footnote>
  <w:footnote w:id="362">
    <w:p w14:paraId="09E7C6C1" w14:textId="77777777" w:rsidR="00FA5B8C" w:rsidRDefault="00FA5B8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FA5B8C" w:rsidRDefault="00FA5B8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FA5B8C" w:rsidRDefault="00FA5B8C" w:rsidP="00C544D6">
      <w:pPr>
        <w:pStyle w:val="footnote"/>
      </w:pPr>
      <w:r>
        <w:rPr>
          <w:rStyle w:val="FootnoteReference"/>
        </w:rPr>
        <w:footnoteRef/>
      </w:r>
      <w:r>
        <w:t xml:space="preserve"> Gen. 6:18; 9:9f; 15; 17; Ex. 19:5; Mk. 14:24; Lk. 22:20,29,30.</w:t>
      </w:r>
    </w:p>
  </w:footnote>
  <w:footnote w:id="365">
    <w:p w14:paraId="534F669F" w14:textId="77777777" w:rsidR="00FA5B8C" w:rsidRDefault="00FA5B8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FA5B8C" w:rsidRDefault="00FA5B8C"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FA5B8C" w:rsidRDefault="00FA5B8C"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FA5B8C" w:rsidRDefault="00FA5B8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FA5B8C" w:rsidRDefault="00FA5B8C" w:rsidP="00C544D6">
      <w:pPr>
        <w:pStyle w:val="footnote"/>
      </w:pPr>
      <w:r>
        <w:rPr>
          <w:rStyle w:val="FootnoteReference"/>
        </w:rPr>
        <w:footnoteRef/>
      </w:r>
      <w:r>
        <w:t xml:space="preserve"> Ex. 19:6; 29:43-46; Deut. 27:9; Is. 63:18,19; Jer. 2:3; 2 Cor. 6:16.</w:t>
      </w:r>
    </w:p>
  </w:footnote>
  <w:footnote w:id="370">
    <w:p w14:paraId="6D9F1C7B" w14:textId="77777777" w:rsidR="00FA5B8C" w:rsidRDefault="00FA5B8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FA5B8C" w:rsidRDefault="00FA5B8C"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FA5B8C" w:rsidRDefault="00FA5B8C" w:rsidP="00C544D6">
      <w:pPr>
        <w:pStyle w:val="footnote"/>
      </w:pPr>
      <w:r>
        <w:rPr>
          <w:rStyle w:val="FootnoteReference"/>
        </w:rPr>
        <w:footnoteRef/>
      </w:r>
      <w:r>
        <w:t xml:space="preserve"> Cp. John 1:18; 3:13; Wisdom 18:16.</w:t>
      </w:r>
    </w:p>
  </w:footnote>
  <w:footnote w:id="373">
    <w:p w14:paraId="47CB4F3E" w14:textId="77777777" w:rsidR="00FA5B8C" w:rsidRDefault="00FA5B8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FA5B8C" w:rsidRDefault="00FA5B8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FA5B8C" w:rsidRDefault="00FA5B8C" w:rsidP="00C544D6">
      <w:pPr>
        <w:pStyle w:val="footnote"/>
      </w:pPr>
      <w:r>
        <w:rPr>
          <w:rStyle w:val="FootnoteReference"/>
        </w:rPr>
        <w:footnoteRef/>
      </w:r>
      <w:r>
        <w:t xml:space="preserve"> cp. Heb. 4:10; Phil. 2:12; Mt. 11:28,29; Jer. 6:16.</w:t>
      </w:r>
    </w:p>
  </w:footnote>
  <w:footnote w:id="376">
    <w:p w14:paraId="4CB1C48E" w14:textId="77777777" w:rsidR="00FA5B8C" w:rsidRDefault="00FA5B8C" w:rsidP="00C544D6">
      <w:pPr>
        <w:pStyle w:val="footnote"/>
      </w:pPr>
      <w:r>
        <w:rPr>
          <w:rStyle w:val="FootnoteReference"/>
        </w:rPr>
        <w:footnoteRef/>
      </w:r>
      <w:r>
        <w:t xml:space="preserve"> 2 Cor. 4:13.</w:t>
      </w:r>
    </w:p>
  </w:footnote>
  <w:footnote w:id="377">
    <w:p w14:paraId="5ACE5127" w14:textId="77777777" w:rsidR="00FA5B8C" w:rsidRDefault="00FA5B8C"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FA5B8C" w:rsidRDefault="00FA5B8C" w:rsidP="00C544D6">
      <w:pPr>
        <w:pStyle w:val="footnote"/>
      </w:pPr>
      <w:r>
        <w:rPr>
          <w:rStyle w:val="FootnoteReference"/>
        </w:rPr>
        <w:footnoteRef/>
      </w:r>
      <w:r>
        <w:t xml:space="preserve"> Rom. 15:11.</w:t>
      </w:r>
    </w:p>
  </w:footnote>
  <w:footnote w:id="379">
    <w:p w14:paraId="468C84B0" w14:textId="77777777" w:rsidR="00FA5B8C" w:rsidRDefault="00FA5B8C"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FA5B8C" w:rsidRPr="00C544D6" w:rsidRDefault="00FA5B8C" w:rsidP="00C544D6">
      <w:pPr>
        <w:pStyle w:val="footnote"/>
      </w:pPr>
      <w:r w:rsidRPr="00C544D6">
        <w:rPr>
          <w:rStyle w:val="FootnoteReference"/>
          <w:vertAlign w:val="baseline"/>
        </w:rPr>
        <w:footnoteRef/>
      </w:r>
      <w:r w:rsidRPr="00C544D6">
        <w:t xml:space="preserve"> Heb. 13:6.</w:t>
      </w:r>
    </w:p>
  </w:footnote>
  <w:footnote w:id="381">
    <w:p w14:paraId="6976F3A7" w14:textId="77777777" w:rsidR="00FA5B8C" w:rsidRDefault="00FA5B8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FA5B8C" w:rsidRDefault="00FA5B8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FA5B8C" w:rsidRDefault="00FA5B8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FA5B8C" w:rsidRDefault="00FA5B8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FA5B8C" w:rsidRDefault="00FA5B8C" w:rsidP="00C544D6">
      <w:pPr>
        <w:pStyle w:val="footnote"/>
      </w:pPr>
      <w:r>
        <w:rPr>
          <w:rStyle w:val="FootnoteReference"/>
        </w:rPr>
        <w:footnoteRef/>
      </w:r>
      <w:r>
        <w:t xml:space="preserve"> Rom. 10:5; Gal. 3:12; Lev. 18:5; Luke 10:25-28.</w:t>
      </w:r>
    </w:p>
  </w:footnote>
  <w:footnote w:id="386">
    <w:p w14:paraId="0E153BF4" w14:textId="77777777" w:rsidR="00FA5B8C" w:rsidRDefault="00FA5B8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FA5B8C" w:rsidRDefault="00FA5B8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FA5B8C" w:rsidRDefault="00FA5B8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FA5B8C" w:rsidRDefault="00FA5B8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FA5B8C" w:rsidRDefault="00FA5B8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FA5B8C" w:rsidRDefault="00FA5B8C"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FA5B8C" w:rsidRDefault="00FA5B8C"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FA5B8C" w:rsidRDefault="00FA5B8C"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FA5B8C" w:rsidRDefault="00FA5B8C"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FA5B8C" w:rsidRDefault="00FA5B8C"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FA5B8C" w:rsidRDefault="00FA5B8C"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FA5B8C" w:rsidRDefault="00FA5B8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FA5B8C" w:rsidRDefault="00FA5B8C" w:rsidP="00C544D6">
      <w:pPr>
        <w:pStyle w:val="footnote"/>
      </w:pPr>
      <w:r>
        <w:rPr>
          <w:rStyle w:val="FootnoteReference"/>
        </w:rPr>
        <w:footnoteRef/>
      </w:r>
      <w:r>
        <w:t xml:space="preserve"> Curdled with scorn, anger and fear.</w:t>
      </w:r>
    </w:p>
  </w:footnote>
  <w:footnote w:id="399">
    <w:p w14:paraId="7309743D" w14:textId="77777777" w:rsidR="00FA5B8C" w:rsidRDefault="00FA5B8C"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FA5B8C" w:rsidRDefault="00FA5B8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FA5B8C" w:rsidRDefault="00FA5B8C"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FA5B8C" w:rsidRDefault="00FA5B8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FA5B8C" w:rsidRDefault="00FA5B8C"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FA5B8C" w:rsidRDefault="00FA5B8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FA5B8C" w:rsidRDefault="00FA5B8C"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FA5B8C" w:rsidRDefault="00FA5B8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FA5B8C" w:rsidRDefault="00FA5B8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FA5B8C" w:rsidRDefault="00FA5B8C"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FA5B8C" w:rsidRDefault="00FA5B8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FA5B8C" w:rsidRDefault="00FA5B8C" w:rsidP="00C544D6">
      <w:pPr>
        <w:pStyle w:val="footnote"/>
      </w:pPr>
      <w:r>
        <w:rPr>
          <w:rStyle w:val="FootnoteReference"/>
        </w:rPr>
        <w:footnoteRef/>
      </w:r>
      <w:r>
        <w:t xml:space="preserve"> Cp. Lk. 24:27,32,45.</w:t>
      </w:r>
    </w:p>
  </w:footnote>
  <w:footnote w:id="411">
    <w:p w14:paraId="33F1F13D" w14:textId="77777777" w:rsidR="00FA5B8C" w:rsidRDefault="00FA5B8C"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FA5B8C" w:rsidRDefault="00FA5B8C"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FA5B8C" w:rsidRDefault="00FA5B8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FA5B8C" w:rsidRDefault="00FA5B8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FA5B8C" w:rsidRDefault="00FA5B8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FA5B8C" w:rsidRDefault="00FA5B8C" w:rsidP="00C544D6">
      <w:pPr>
        <w:pStyle w:val="footnote"/>
      </w:pPr>
      <w:r>
        <w:rPr>
          <w:rStyle w:val="FootnoteReference"/>
        </w:rPr>
        <w:footnoteRef/>
      </w:r>
      <w:r>
        <w:t xml:space="preserve"> Cp. Ps. 110:10.</w:t>
      </w:r>
    </w:p>
  </w:footnote>
  <w:footnote w:id="417">
    <w:p w14:paraId="720D7516" w14:textId="77777777" w:rsidR="00FA5B8C" w:rsidRDefault="00FA5B8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FA5B8C" w:rsidRDefault="00FA5B8C"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FA5B8C" w:rsidRDefault="00FA5B8C" w:rsidP="00C544D6">
      <w:pPr>
        <w:pStyle w:val="footnote"/>
      </w:pPr>
      <w:r>
        <w:rPr>
          <w:rStyle w:val="FootnoteReference"/>
        </w:rPr>
        <w:footnoteRef/>
      </w:r>
      <w:r>
        <w:t xml:space="preserve"> Cp. Jeremiah 3:23. I look through the hills to their unseen Maker.</w:t>
      </w:r>
    </w:p>
  </w:footnote>
  <w:footnote w:id="420">
    <w:p w14:paraId="597C7008" w14:textId="77777777" w:rsidR="00FA5B8C" w:rsidRDefault="00FA5B8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FA5B8C" w:rsidRDefault="00FA5B8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FA5B8C" w:rsidRDefault="00FA5B8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FA5B8C" w:rsidRDefault="00FA5B8C" w:rsidP="00C544D6">
      <w:pPr>
        <w:pStyle w:val="footnote"/>
      </w:pPr>
      <w:r>
        <w:rPr>
          <w:rStyle w:val="FootnoteReference"/>
        </w:rPr>
        <w:footnoteRef/>
      </w:r>
      <w:r>
        <w:t xml:space="preserve"> Hebrews 11:26; 13:13.</w:t>
      </w:r>
    </w:p>
  </w:footnote>
  <w:footnote w:id="424">
    <w:p w14:paraId="09354BED" w14:textId="77777777" w:rsidR="00FA5B8C" w:rsidRDefault="00FA5B8C" w:rsidP="00C544D6">
      <w:pPr>
        <w:pStyle w:val="footnote"/>
      </w:pPr>
      <w:r>
        <w:rPr>
          <w:rStyle w:val="FootnoteReference"/>
        </w:rPr>
        <w:footnoteRef/>
      </w:r>
      <w:r>
        <w:t xml:space="preserve"> Heaven is here (Mt. 4:17; Lk. 17:21; Prov. 17:24).</w:t>
      </w:r>
    </w:p>
  </w:footnote>
  <w:footnote w:id="425">
    <w:p w14:paraId="5CAE6DBB" w14:textId="77777777" w:rsidR="00FA5B8C" w:rsidRDefault="00FA5B8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FA5B8C" w:rsidRDefault="00FA5B8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FA5B8C" w:rsidRDefault="00FA5B8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FA5B8C" w:rsidRDefault="00FA5B8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FA5B8C" w:rsidRDefault="00FA5B8C" w:rsidP="00C544D6">
      <w:pPr>
        <w:pStyle w:val="footnote"/>
      </w:pPr>
      <w:r>
        <w:rPr>
          <w:rStyle w:val="FootnoteReference"/>
        </w:rPr>
        <w:footnoteRef/>
      </w:r>
      <w:r>
        <w:t xml:space="preserve"> Cp. Titus 2:14.</w:t>
      </w:r>
    </w:p>
  </w:footnote>
  <w:footnote w:id="430">
    <w:p w14:paraId="55BAD822" w14:textId="77777777" w:rsidR="00FA5B8C" w:rsidRDefault="00FA5B8C" w:rsidP="00C544D6">
      <w:pPr>
        <w:pStyle w:val="footnote"/>
      </w:pPr>
      <w:r>
        <w:rPr>
          <w:rStyle w:val="FootnoteReference"/>
        </w:rPr>
        <w:footnoteRef/>
      </w:r>
      <w:r>
        <w:t xml:space="preserve"> Prov. 29:1; 2 Kings 17:14; Neh. 9:16; Dt. 9:6.</w:t>
      </w:r>
    </w:p>
  </w:footnote>
  <w:footnote w:id="431">
    <w:p w14:paraId="7C027A5F" w14:textId="77777777" w:rsidR="00FA5B8C" w:rsidRDefault="00FA5B8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FA5B8C" w:rsidRDefault="00FA5B8C" w:rsidP="00C544D6">
      <w:pPr>
        <w:pStyle w:val="footnote"/>
      </w:pPr>
      <w:r>
        <w:rPr>
          <w:rStyle w:val="FootnoteReference"/>
        </w:rPr>
        <w:footnoteRef/>
      </w:r>
      <w:r>
        <w:t xml:space="preserve"> Cp. 1 Kings 6:21 (1 Sam. 6:21).</w:t>
      </w:r>
    </w:p>
  </w:footnote>
  <w:footnote w:id="433">
    <w:p w14:paraId="371872E1" w14:textId="77777777" w:rsidR="00FA5B8C" w:rsidRDefault="00FA5B8C" w:rsidP="00C544D6">
      <w:pPr>
        <w:pStyle w:val="footnote"/>
      </w:pPr>
      <w:r>
        <w:rPr>
          <w:rStyle w:val="FootnoteReference"/>
        </w:rPr>
        <w:footnoteRef/>
      </w:r>
      <w:r>
        <w:t xml:space="preserve"> Ps. 131:8-10 = 2 Chron. 6:41-42.</w:t>
      </w:r>
    </w:p>
  </w:footnote>
  <w:footnote w:id="434">
    <w:p w14:paraId="3FFC0219" w14:textId="77777777" w:rsidR="00FA5B8C" w:rsidRDefault="00FA5B8C" w:rsidP="00C544D6">
      <w:pPr>
        <w:pStyle w:val="footnote"/>
      </w:pPr>
      <w:r>
        <w:rPr>
          <w:rStyle w:val="FootnoteReference"/>
        </w:rPr>
        <w:footnoteRef/>
      </w:r>
      <w:r>
        <w:t xml:space="preserve"> I Chron. 17:11-14; Acts 2:30-33.</w:t>
      </w:r>
    </w:p>
  </w:footnote>
  <w:footnote w:id="435">
    <w:p w14:paraId="41E94330" w14:textId="77777777" w:rsidR="00FA5B8C" w:rsidRDefault="00FA5B8C" w:rsidP="00C544D6">
      <w:pPr>
        <w:pStyle w:val="footnote"/>
      </w:pPr>
      <w:r>
        <w:rPr>
          <w:rStyle w:val="FootnoteReference"/>
        </w:rPr>
        <w:footnoteRef/>
      </w:r>
      <w:r>
        <w:t xml:space="preserve"> stock: </w:t>
      </w:r>
      <w:r w:rsidRPr="00783CA0">
        <w:rPr>
          <w:i/>
        </w:rPr>
        <w:t>lit</w:t>
      </w:r>
      <w:r>
        <w:t>. horn.</w:t>
      </w:r>
    </w:p>
  </w:footnote>
  <w:footnote w:id="436">
    <w:p w14:paraId="2CC35491" w14:textId="77777777" w:rsidR="00FA5B8C" w:rsidRDefault="00FA5B8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FA5B8C" w:rsidRDefault="00FA5B8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FA5B8C" w:rsidRDefault="00FA5B8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FA5B8C" w:rsidRDefault="00FA5B8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FA5B8C" w:rsidRDefault="00FA5B8C"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FA5B8C" w:rsidRDefault="00FA5B8C" w:rsidP="00C544D6">
      <w:pPr>
        <w:pStyle w:val="footnote"/>
      </w:pPr>
      <w:r>
        <w:rPr>
          <w:rStyle w:val="FootnoteReference"/>
        </w:rPr>
        <w:footnoteRef/>
      </w:r>
      <w:r>
        <w:t xml:space="preserve"> Deut. 32:36.</w:t>
      </w:r>
    </w:p>
  </w:footnote>
  <w:footnote w:id="442">
    <w:p w14:paraId="71CEF4E9" w14:textId="77777777" w:rsidR="00FA5B8C" w:rsidRDefault="00FA5B8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FA5B8C" w:rsidRDefault="00FA5B8C"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FA5B8C" w:rsidRDefault="00FA5B8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FA5B8C" w:rsidRDefault="00FA5B8C" w:rsidP="00C544D6">
      <w:pPr>
        <w:pStyle w:val="footnote"/>
      </w:pPr>
      <w:r>
        <w:rPr>
          <w:rStyle w:val="FootnoteReference"/>
        </w:rPr>
        <w:footnoteRef/>
      </w:r>
      <w:r>
        <w:t xml:space="preserve"> See footnote on page 170. &lt;See previous footnote&gt;</w:t>
      </w:r>
    </w:p>
  </w:footnote>
  <w:footnote w:id="446">
    <w:p w14:paraId="32C9C8BA" w14:textId="77777777" w:rsidR="00FA5B8C" w:rsidRDefault="00FA5B8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FA5B8C" w:rsidRDefault="00FA5B8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FA5B8C" w:rsidRDefault="00FA5B8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FA5B8C" w:rsidRDefault="00FA5B8C"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FA5B8C" w:rsidRDefault="00FA5B8C" w:rsidP="00C544D6">
      <w:pPr>
        <w:pStyle w:val="footnote"/>
      </w:pPr>
      <w:r>
        <w:rPr>
          <w:rStyle w:val="FootnoteReference"/>
        </w:rPr>
        <w:footnoteRef/>
      </w:r>
      <w:r>
        <w:t xml:space="preserve"> The Spirit of the Lord fills the world (Wisdom 1:7).</w:t>
      </w:r>
    </w:p>
  </w:footnote>
  <w:footnote w:id="451">
    <w:p w14:paraId="145A6B15" w14:textId="77777777" w:rsidR="00FA5B8C" w:rsidRDefault="00FA5B8C"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FA5B8C" w:rsidRDefault="00FA5B8C" w:rsidP="00C544D6">
      <w:pPr>
        <w:pStyle w:val="footnote"/>
      </w:pPr>
      <w:r>
        <w:rPr>
          <w:rStyle w:val="FootnoteReference"/>
        </w:rPr>
        <w:footnoteRef/>
      </w:r>
      <w:r>
        <w:t xml:space="preserve"> ‘He gives songs in the night’ (Job. 35:10).</w:t>
      </w:r>
    </w:p>
  </w:footnote>
  <w:footnote w:id="453">
    <w:p w14:paraId="5A5C1D1C" w14:textId="77777777" w:rsidR="00FA5B8C" w:rsidRDefault="00FA5B8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FA5B8C" w:rsidRDefault="00FA5B8C" w:rsidP="00C544D6">
      <w:pPr>
        <w:pStyle w:val="footnote"/>
      </w:pPr>
      <w:r>
        <w:rPr>
          <w:rStyle w:val="FootnoteReference"/>
        </w:rPr>
        <w:footnoteRef/>
      </w:r>
      <w:r>
        <w:t xml:space="preserve"> this way: the confession of Christ (2 Tim. 3:12).</w:t>
      </w:r>
    </w:p>
  </w:footnote>
  <w:footnote w:id="455">
    <w:p w14:paraId="10A5500A" w14:textId="77777777" w:rsidR="00FA5B8C" w:rsidRDefault="00FA5B8C" w:rsidP="00C544D6">
      <w:pPr>
        <w:pStyle w:val="footnote"/>
      </w:pPr>
      <w:r>
        <w:rPr>
          <w:rStyle w:val="FootnoteReference"/>
        </w:rPr>
        <w:footnoteRef/>
      </w:r>
      <w:r>
        <w:t xml:space="preserve"> These two lines are identical with Lamentations 3:6.</w:t>
      </w:r>
    </w:p>
  </w:footnote>
  <w:footnote w:id="456">
    <w:p w14:paraId="30FC40DD" w14:textId="77777777" w:rsidR="00FA5B8C" w:rsidRDefault="00FA5B8C" w:rsidP="00C544D6">
      <w:pPr>
        <w:pStyle w:val="footnote"/>
      </w:pPr>
      <w:r>
        <w:rPr>
          <w:rStyle w:val="FootnoteReference"/>
        </w:rPr>
        <w:footnoteRef/>
      </w:r>
      <w:r>
        <w:t xml:space="preserve"> Cp. Rev. 10:5; Ezek. 20:23,28,42; Deut. 32:14.</w:t>
      </w:r>
    </w:p>
  </w:footnote>
  <w:footnote w:id="457">
    <w:p w14:paraId="58511EB9" w14:textId="77777777" w:rsidR="00FA5B8C" w:rsidRDefault="00FA5B8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FA5B8C" w:rsidRDefault="00FA5B8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FA5B8C" w:rsidRDefault="00FA5B8C"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FA5B8C" w:rsidRDefault="00FA5B8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FA5B8C" w:rsidRDefault="00FA5B8C" w:rsidP="00C544D6">
      <w:pPr>
        <w:pStyle w:val="footnote"/>
      </w:pPr>
      <w:r>
        <w:rPr>
          <w:rStyle w:val="FootnoteReference"/>
        </w:rPr>
        <w:footnoteRef/>
      </w:r>
      <w:r>
        <w:t xml:space="preserve"> Cp. Ps. 145:2 with Ps. 103:33. Only verbs differ.</w:t>
      </w:r>
    </w:p>
  </w:footnote>
  <w:footnote w:id="462">
    <w:p w14:paraId="2C19D159" w14:textId="77777777" w:rsidR="00FA5B8C" w:rsidRDefault="00FA5B8C"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FA5B8C" w:rsidRDefault="00FA5B8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FA5B8C" w:rsidRDefault="00FA5B8C" w:rsidP="00F258B1">
      <w:pPr>
        <w:pStyle w:val="footnote"/>
      </w:pPr>
      <w:r>
        <w:rPr>
          <w:rStyle w:val="FootnoteReference"/>
        </w:rPr>
        <w:footnoteRef/>
      </w:r>
      <w:r>
        <w:t xml:space="preserve"> two-edged sword: praise which conquers Amalek (St. Chrysostom).</w:t>
      </w:r>
    </w:p>
  </w:footnote>
  <w:footnote w:id="465">
    <w:p w14:paraId="2095C32A" w14:textId="77777777" w:rsidR="00FA5B8C" w:rsidRDefault="00FA5B8C" w:rsidP="00F258B1">
      <w:pPr>
        <w:pStyle w:val="footnote"/>
      </w:pPr>
      <w:r>
        <w:rPr>
          <w:rStyle w:val="FootnoteReference"/>
        </w:rPr>
        <w:footnoteRef/>
      </w:r>
      <w:r>
        <w:t xml:space="preserve"> ‘Holiness of life is the mother of glory’ (St Theodoret).</w:t>
      </w:r>
    </w:p>
  </w:footnote>
  <w:footnote w:id="466">
    <w:p w14:paraId="2C6CD715" w14:textId="77777777" w:rsidR="00FA5B8C" w:rsidRDefault="00FA5B8C">
      <w:pPr>
        <w:pStyle w:val="FootnoteText"/>
      </w:pPr>
      <w:r>
        <w:rPr>
          <w:rStyle w:val="FootnoteReference"/>
        </w:rPr>
        <w:footnoteRef/>
      </w:r>
      <w:r>
        <w:t xml:space="preserve"> Acts 7:60</w:t>
      </w:r>
    </w:p>
  </w:footnote>
  <w:footnote w:id="467">
    <w:p w14:paraId="66841CA4" w14:textId="77777777" w:rsidR="00FA5B8C" w:rsidRDefault="00FA5B8C"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FA5B8C" w:rsidRDefault="00FA5B8C">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Numbers 12:7-8</w:t>
        </w:r>
      </w:ins>
    </w:p>
  </w:footnote>
  <w:footnote w:id="469">
    <w:p w14:paraId="7099EBEB" w14:textId="77777777" w:rsidR="00FA5B8C" w:rsidRDefault="00FA5B8C">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Exodus 28:1</w:t>
        </w:r>
      </w:ins>
    </w:p>
  </w:footnote>
  <w:footnote w:id="470">
    <w:p w14:paraId="5BFC95F9" w14:textId="77777777" w:rsidR="00FA5B8C" w:rsidRDefault="00FA5B8C">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Matthew 16:18</w:t>
        </w:r>
      </w:ins>
    </w:p>
  </w:footnote>
  <w:footnote w:id="471">
    <w:p w14:paraId="04125830" w14:textId="77777777" w:rsidR="00FA5B8C" w:rsidRDefault="00FA5B8C">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Psalms 110:4, Hebrews 5:6,10</w:t>
        </w:r>
      </w:ins>
    </w:p>
  </w:footnote>
  <w:footnote w:id="472">
    <w:p w14:paraId="4ECDDE09" w14:textId="77777777" w:rsidR="00FA5B8C" w:rsidRDefault="00FA5B8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FA5B8C" w:rsidRDefault="00FA5B8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FA5B8C" w:rsidRDefault="00FA5B8C" w:rsidP="00C0205C">
      <w:pPr>
        <w:pStyle w:val="footnote"/>
      </w:pPr>
      <w:r>
        <w:rPr>
          <w:rStyle w:val="FootnoteReference"/>
          <w:rFonts w:eastAsiaTheme="majorEastAsia"/>
        </w:rPr>
        <w:footnoteRef/>
      </w:r>
      <w:r>
        <w:t xml:space="preserve"> Ps 72:10</w:t>
      </w:r>
    </w:p>
  </w:footnote>
  <w:footnote w:id="475">
    <w:p w14:paraId="73200F36" w14:textId="77777777" w:rsidR="00FA5B8C" w:rsidRDefault="00FA5B8C">
      <w:pPr>
        <w:pStyle w:val="FootnoteText"/>
      </w:pPr>
      <w:r>
        <w:rPr>
          <w:rStyle w:val="FootnoteReference"/>
        </w:rPr>
        <w:footnoteRef/>
      </w:r>
      <w:r>
        <w:t xml:space="preserve"> Pope Dioscorus can but substituted here to use this doxology on his feast.</w:t>
      </w:r>
    </w:p>
  </w:footnote>
  <w:footnote w:id="476">
    <w:p w14:paraId="2FF46E46" w14:textId="77777777" w:rsidR="00FA5B8C" w:rsidRDefault="00FA5B8C" w:rsidP="003D4209">
      <w:pPr>
        <w:pStyle w:val="footnote"/>
      </w:pPr>
      <w:r>
        <w:rPr>
          <w:rStyle w:val="FootnoteReference"/>
        </w:rPr>
        <w:footnoteRef/>
      </w:r>
      <w:r>
        <w:t xml:space="preserve"> Dan 12:3</w:t>
      </w:r>
    </w:p>
  </w:footnote>
  <w:footnote w:id="477">
    <w:p w14:paraId="4F373D62" w14:textId="77777777" w:rsidR="00FA5B8C" w:rsidRDefault="00FA5B8C"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FA5B8C" w:rsidRDefault="00FA5B8C"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FA5B8C" w:rsidRDefault="00FA5B8C">
      <w:pPr>
        <w:pStyle w:val="FootnoteText"/>
      </w:pPr>
      <w:r>
        <w:rPr>
          <w:rStyle w:val="FootnoteReference"/>
        </w:rPr>
        <w:footnoteRef/>
      </w:r>
      <w:r>
        <w:t xml:space="preserve"> Rev 4:6</w:t>
      </w:r>
    </w:p>
  </w:footnote>
  <w:footnote w:id="480">
    <w:p w14:paraId="474C3AF6" w14:textId="77777777" w:rsidR="00FA5B8C" w:rsidRDefault="00FA5B8C" w:rsidP="00104A9B">
      <w:pPr>
        <w:pStyle w:val="FootnoteText"/>
        <w:rPr>
          <w:ins w:id="1145" w:author="Brett Slote" w:date="2011-07-19T15:43:00Z"/>
        </w:rPr>
      </w:pPr>
      <w:ins w:id="1146" w:author="Brett Slote" w:date="2011-07-19T15:43:00Z">
        <w:r>
          <w:rPr>
            <w:rStyle w:val="FootnoteReference"/>
          </w:rPr>
          <w:footnoteRef/>
        </w:r>
        <w:r>
          <w:t xml:space="preserve"> or supplications/intercessions</w:t>
        </w:r>
      </w:ins>
    </w:p>
  </w:footnote>
  <w:footnote w:id="481">
    <w:p w14:paraId="527ECCCD" w14:textId="77777777" w:rsidR="00FA5B8C" w:rsidRDefault="00FA5B8C">
      <w:pPr>
        <w:pStyle w:val="footnote"/>
        <w:rPr>
          <w:ins w:id="1147" w:author="Brett Slote" w:date="2011-07-19T15:43:00Z"/>
        </w:rPr>
        <w:pPrChange w:id="1148" w:author="Brett Slote" w:date="2011-07-21T19:56:00Z">
          <w:pPr>
            <w:pStyle w:val="FootnoteText"/>
          </w:pPr>
        </w:pPrChange>
      </w:pPr>
      <w:ins w:id="1149"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FA5B8C" w:rsidRDefault="00FA5B8C">
      <w:pPr>
        <w:pStyle w:val="footnote"/>
        <w:rPr>
          <w:ins w:id="1150" w:author="Brett Slote" w:date="2011-07-19T15:43:00Z"/>
          <w:rFonts w:ascii="Antonious" w:hAnsi="Antonious" w:cs="Antonious"/>
        </w:rPr>
        <w:pPrChange w:id="1151" w:author="Brett Slote" w:date="2011-07-21T19:56:00Z">
          <w:pPr>
            <w:widowControl w:val="0"/>
            <w:autoSpaceDE w:val="0"/>
            <w:autoSpaceDN w:val="0"/>
            <w:adjustRightInd w:val="0"/>
          </w:pPr>
        </w:pPrChange>
      </w:pPr>
      <w:ins w:id="115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FA5B8C" w:rsidRDefault="00FA5B8C">
      <w:pPr>
        <w:pStyle w:val="FootnoteText"/>
      </w:pPr>
      <w:r>
        <w:rPr>
          <w:rStyle w:val="FootnoteReference"/>
        </w:rPr>
        <w:footnoteRef/>
      </w:r>
      <w:r>
        <w:t xml:space="preserve"> Rev 4:4</w:t>
      </w:r>
    </w:p>
  </w:footnote>
  <w:footnote w:id="484">
    <w:p w14:paraId="70D69B5E" w14:textId="77777777" w:rsidR="00FA5B8C" w:rsidRDefault="00FA5B8C">
      <w:pPr>
        <w:pStyle w:val="FootnoteText"/>
      </w:pPr>
      <w:r>
        <w:rPr>
          <w:rStyle w:val="FootnoteReference"/>
        </w:rPr>
        <w:footnoteRef/>
      </w:r>
      <w:r>
        <w:t xml:space="preserve"> Rev 5:8</w:t>
      </w:r>
    </w:p>
  </w:footnote>
  <w:footnote w:id="485">
    <w:p w14:paraId="741347AD" w14:textId="77777777" w:rsidR="00FA5B8C" w:rsidRDefault="00FA5B8C">
      <w:pPr>
        <w:pStyle w:val="footnote"/>
        <w:rPr>
          <w:ins w:id="1164" w:author="Brett Slote" w:date="2011-07-19T18:33:00Z"/>
        </w:rPr>
        <w:pPrChange w:id="1165" w:author="Brett Slote" w:date="2011-07-21T19:58:00Z">
          <w:pPr>
            <w:pStyle w:val="FootnoteText"/>
          </w:pPr>
        </w:pPrChange>
      </w:pPr>
      <w:ins w:id="1166" w:author="Brett Slote" w:date="2011-07-19T18:33:00Z">
        <w:r w:rsidRPr="00C96A85">
          <w:rPr>
            <w:rStyle w:val="FootnoteReference"/>
            <w:vertAlign w:val="baseline"/>
          </w:rPr>
          <w:footnoteRef/>
        </w:r>
        <w:r w:rsidRPr="00C96A85">
          <w:t xml:space="preserve"> Ephesians 6:11</w:t>
        </w:r>
      </w:ins>
      <w:r>
        <w:t xml:space="preserve"> </w:t>
      </w:r>
      <w:ins w:id="1167" w:author="Brett Slote" w:date="2011-07-19T18:33:00Z">
        <w:r w:rsidRPr="00C96A85">
          <w:t>(Literally: “all the girding”)</w:t>
        </w:r>
      </w:ins>
    </w:p>
  </w:footnote>
  <w:footnote w:id="486">
    <w:p w14:paraId="22B1B2A8" w14:textId="77777777" w:rsidR="00FA5B8C" w:rsidRDefault="00FA5B8C">
      <w:pPr>
        <w:pStyle w:val="footnote"/>
        <w:rPr>
          <w:ins w:id="1170" w:author="Brett Slote" w:date="2011-07-19T18:34:00Z"/>
        </w:rPr>
        <w:pPrChange w:id="1171" w:author="Brett Slote" w:date="2011-07-21T19:58:00Z">
          <w:pPr>
            <w:pStyle w:val="FootnoteText"/>
          </w:pPr>
        </w:pPrChange>
      </w:pPr>
      <w:ins w:id="1172" w:author="Brett Slote" w:date="2011-07-19T18:34:00Z">
        <w:r>
          <w:rPr>
            <w:rStyle w:val="FootnoteReference"/>
          </w:rPr>
          <w:footnoteRef/>
        </w:r>
        <w:r>
          <w:t xml:space="preserve"> Col 3:1</w:t>
        </w:r>
      </w:ins>
    </w:p>
  </w:footnote>
  <w:footnote w:id="487">
    <w:p w14:paraId="515A7079"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FA5B8C" w:rsidRDefault="00FA5B8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FA5B8C" w:rsidRDefault="00FA5B8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FA5B8C" w:rsidRPr="00A20ACC" w:rsidRDefault="00FA5B8C">
      <w:pPr>
        <w:pStyle w:val="footnote"/>
        <w:rPr>
          <w:ins w:id="1204" w:author="Brett Slote" w:date="2011-07-21T18:59:00Z"/>
          <w:color w:val="FF0000"/>
          <w:rPrChange w:id="1205" w:author="Brett Slote" w:date="2011-07-21T20:03:00Z">
            <w:rPr>
              <w:ins w:id="1206" w:author="Brett Slote" w:date="2011-07-21T18:59:00Z"/>
            </w:rPr>
          </w:rPrChange>
        </w:rPr>
        <w:pPrChange w:id="1207" w:author="Brett Slote" w:date="2011-07-21T20:03:00Z">
          <w:pPr>
            <w:pStyle w:val="FootnoteText"/>
          </w:pPr>
        </w:pPrChange>
      </w:pPr>
      <w:ins w:id="1208" w:author="Brett Slote" w:date="2011-07-21T18:59:00Z">
        <w:r w:rsidRPr="003A78C2">
          <w:rPr>
            <w:rStyle w:val="FootnoteReference"/>
            <w:color w:val="FF0000"/>
            <w:rPrChange w:id="1209" w:author="Brett Slote" w:date="2011-07-21T20:03:00Z">
              <w:rPr>
                <w:rStyle w:val="FootnoteReference"/>
              </w:rPr>
            </w:rPrChange>
          </w:rPr>
          <w:footnoteRef/>
        </w:r>
        <w:r w:rsidRPr="003A78C2">
          <w:rPr>
            <w:color w:val="FF0000"/>
            <w:rPrChange w:id="1210"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FA5B8C" w:rsidRDefault="00FA5B8C">
      <w:pPr>
        <w:pStyle w:val="footnote"/>
        <w:rPr>
          <w:ins w:id="1211" w:author="Brett Slote" w:date="2011-07-21T19:00:00Z"/>
        </w:rPr>
        <w:pPrChange w:id="1212" w:author="Brett Slote" w:date="2011-07-21T20:03:00Z">
          <w:pPr>
            <w:pStyle w:val="FootnoteText"/>
          </w:pPr>
        </w:pPrChange>
      </w:pPr>
      <w:ins w:id="1213" w:author="Brett Slote" w:date="2011-07-21T19:00:00Z">
        <w:r>
          <w:rPr>
            <w:rStyle w:val="FootnoteReference"/>
          </w:rPr>
          <w:footnoteRef/>
        </w:r>
        <w:r>
          <w:t xml:space="preserve"> Need to do some research into the name of this man in English</w:t>
        </w:r>
      </w:ins>
    </w:p>
  </w:footnote>
  <w:footnote w:id="494">
    <w:p w14:paraId="0EC0EB26" w14:textId="77777777" w:rsidR="00FA5B8C" w:rsidRDefault="00FA5B8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FA5B8C" w:rsidRDefault="00FA5B8C" w:rsidP="00073003">
      <w:pPr>
        <w:pStyle w:val="footnote"/>
      </w:pPr>
      <w:r>
        <w:rPr>
          <w:rStyle w:val="FootnoteReference"/>
        </w:rPr>
        <w:footnoteRef/>
      </w:r>
      <w:r>
        <w:t xml:space="preserve"> Revelation 7:2</w:t>
      </w:r>
    </w:p>
  </w:footnote>
  <w:footnote w:id="496">
    <w:p w14:paraId="047C672B" w14:textId="77777777" w:rsidR="00FA5B8C" w:rsidRDefault="00FA5B8C" w:rsidP="00073003">
      <w:pPr>
        <w:pStyle w:val="footnote"/>
      </w:pPr>
      <w:r>
        <w:rPr>
          <w:rStyle w:val="FootnoteReference"/>
        </w:rPr>
        <w:footnoteRef/>
      </w:r>
      <w:r>
        <w:t xml:space="preserve"> Revelation 7:3</w:t>
      </w:r>
    </w:p>
  </w:footnote>
  <w:footnote w:id="497">
    <w:p w14:paraId="338E8815" w14:textId="77777777" w:rsidR="00FA5B8C" w:rsidRDefault="00FA5B8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FA5B8C" w:rsidRDefault="00FA5B8C" w:rsidP="00BC160E">
      <w:pPr>
        <w:pStyle w:val="footnote"/>
      </w:pPr>
      <w:r>
        <w:rPr>
          <w:rStyle w:val="FootnoteReference"/>
        </w:rPr>
        <w:footnoteRef/>
      </w:r>
      <w:r>
        <w:t xml:space="preserve"> John 13:25</w:t>
      </w:r>
    </w:p>
  </w:footnote>
  <w:footnote w:id="499">
    <w:p w14:paraId="795EE333" w14:textId="77777777" w:rsidR="00FA5B8C" w:rsidRDefault="00FA5B8C" w:rsidP="00B53E05">
      <w:pPr>
        <w:pStyle w:val="footnote"/>
      </w:pPr>
      <w:r>
        <w:rPr>
          <w:rStyle w:val="FootnoteReference"/>
        </w:rPr>
        <w:footnoteRef/>
      </w:r>
      <w:r>
        <w:t xml:space="preserve"> Normally reserved for the Theotokos.</w:t>
      </w:r>
    </w:p>
  </w:footnote>
  <w:footnote w:id="500">
    <w:p w14:paraId="483F0E8B" w14:textId="77777777" w:rsidR="00FA5B8C" w:rsidRDefault="00FA5B8C" w:rsidP="00B53E05">
      <w:pPr>
        <w:pStyle w:val="footnote"/>
      </w:pPr>
      <w:r>
        <w:rPr>
          <w:rStyle w:val="FootnoteReference"/>
        </w:rPr>
        <w:footnoteRef/>
      </w:r>
      <w:r>
        <w:t xml:space="preserve"> The law of righteousness, not the Law of the Old Covenant.</w:t>
      </w:r>
    </w:p>
  </w:footnote>
  <w:footnote w:id="501">
    <w:p w14:paraId="361DBD71" w14:textId="77777777" w:rsidR="00FA5B8C" w:rsidRDefault="00FA5B8C" w:rsidP="00662600">
      <w:pPr>
        <w:pStyle w:val="footnote"/>
      </w:pPr>
      <w:r>
        <w:rPr>
          <w:rStyle w:val="FootnoteReference"/>
        </w:rPr>
        <w:footnoteRef/>
      </w:r>
      <w:r>
        <w:t xml:space="preserve"> Or image</w:t>
      </w:r>
    </w:p>
  </w:footnote>
  <w:footnote w:id="502">
    <w:p w14:paraId="2DF974D0" w14:textId="77777777" w:rsidR="00FA5B8C" w:rsidRDefault="00FA5B8C">
      <w:pPr>
        <w:pStyle w:val="footnote"/>
        <w:rPr>
          <w:ins w:id="1291" w:author="Brett Slote" w:date="2011-07-21T18:57:00Z"/>
        </w:rPr>
        <w:pPrChange w:id="1292" w:author="Brett Slote" w:date="2011-07-21T20:03:00Z">
          <w:pPr>
            <w:pStyle w:val="FootnoteText"/>
          </w:pPr>
        </w:pPrChange>
      </w:pPr>
      <w:ins w:id="1293" w:author="Brett Slote" w:date="2011-07-21T18:57:00Z">
        <w:r>
          <w:rPr>
            <w:rStyle w:val="FootnoteReference"/>
          </w:rPr>
          <w:footnoteRef/>
        </w:r>
        <w:r>
          <w:t xml:space="preserve"> Colossians 3:14</w:t>
        </w:r>
      </w:ins>
    </w:p>
  </w:footnote>
  <w:footnote w:id="503">
    <w:p w14:paraId="56032475" w14:textId="77777777" w:rsidR="00FA5B8C" w:rsidRDefault="00FA5B8C" w:rsidP="00E22010">
      <w:pPr>
        <w:pStyle w:val="footnote"/>
      </w:pPr>
      <w:r>
        <w:rPr>
          <w:rStyle w:val="FootnoteReference"/>
        </w:rPr>
        <w:footnoteRef/>
      </w:r>
      <w:r>
        <w:t xml:space="preserve"> 2 Tim 4:7</w:t>
      </w:r>
    </w:p>
  </w:footnote>
  <w:footnote w:id="504">
    <w:p w14:paraId="519A6EA0" w14:textId="77777777" w:rsidR="00FA5B8C" w:rsidRDefault="00FA5B8C" w:rsidP="00E22010">
      <w:pPr>
        <w:pStyle w:val="footnote"/>
      </w:pPr>
      <w:r>
        <w:rPr>
          <w:rStyle w:val="FootnoteReference"/>
        </w:rPr>
        <w:footnoteRef/>
      </w:r>
      <w:r>
        <w:t xml:space="preserve"> 2 Tim 4:8</w:t>
      </w:r>
    </w:p>
  </w:footnote>
  <w:footnote w:id="505">
    <w:p w14:paraId="2C92CCF6" w14:textId="77777777" w:rsidR="00FA5B8C" w:rsidRDefault="00FA5B8C"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FA5B8C" w:rsidRDefault="00FA5B8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FA5B8C" w:rsidRDefault="00FA5B8C">
      <w:pPr>
        <w:pStyle w:val="footnote"/>
        <w:rPr>
          <w:ins w:id="1324" w:author="Brett Slote" w:date="2011-07-21T18:45:00Z"/>
        </w:rPr>
        <w:pPrChange w:id="1325" w:author="Brett Slote" w:date="2011-07-21T20:01:00Z">
          <w:pPr>
            <w:pStyle w:val="FootnoteText"/>
          </w:pPr>
        </w:pPrChange>
      </w:pPr>
      <w:ins w:id="1326" w:author="Brett Slote" w:date="2011-07-21T18:45:00Z">
        <w:r>
          <w:rPr>
            <w:rStyle w:val="FootnoteReference"/>
          </w:rPr>
          <w:footnoteRef/>
        </w:r>
        <w:r>
          <w:t xml:space="preserve"> Daniel 12:3</w:t>
        </w:r>
      </w:ins>
    </w:p>
  </w:footnote>
  <w:footnote w:id="508">
    <w:p w14:paraId="7155AD88" w14:textId="77777777" w:rsidR="00FA5B8C" w:rsidRDefault="00FA5B8C">
      <w:pPr>
        <w:pStyle w:val="footnote"/>
        <w:rPr>
          <w:ins w:id="1327" w:author="Brett Slote" w:date="2011-07-21T18:46:00Z"/>
        </w:rPr>
        <w:pPrChange w:id="1328" w:author="Brett Slote" w:date="2011-07-21T20:01:00Z">
          <w:pPr>
            <w:pStyle w:val="FootnoteText"/>
          </w:pPr>
        </w:pPrChange>
      </w:pPr>
      <w:ins w:id="1329" w:author="Brett Slote" w:date="2011-07-21T18:46:00Z">
        <w:r>
          <w:rPr>
            <w:rStyle w:val="FootnoteReference"/>
          </w:rPr>
          <w:footnoteRef/>
        </w:r>
        <w:r>
          <w:t xml:space="preserve"> Literally: all you monastic folk</w:t>
        </w:r>
      </w:ins>
    </w:p>
  </w:footnote>
  <w:footnote w:id="509">
    <w:p w14:paraId="7EEF391B" w14:textId="77777777" w:rsidR="00FA5B8C" w:rsidRDefault="00FA5B8C">
      <w:pPr>
        <w:pStyle w:val="FootnoteText"/>
      </w:pPr>
      <w:r>
        <w:rPr>
          <w:rStyle w:val="FootnoteReference"/>
        </w:rPr>
        <w:footnoteRef/>
      </w:r>
      <w:r>
        <w:t xml:space="preserve"> Published by Abouna Matta El-Maskeen of St. Macarius’ Monastery.</w:t>
      </w:r>
    </w:p>
  </w:footnote>
  <w:footnote w:id="510">
    <w:p w14:paraId="6BC2BFA9" w14:textId="77777777" w:rsidR="00FA5B8C" w:rsidRDefault="00FA5B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FA5B8C" w:rsidRDefault="00FA5B8C" w:rsidP="00670C79">
      <w:pPr>
        <w:pStyle w:val="footnote"/>
      </w:pPr>
      <w:r>
        <w:rPr>
          <w:rStyle w:val="FootnoteReference"/>
        </w:rPr>
        <w:footnoteRef/>
      </w:r>
      <w:r>
        <w:t xml:space="preserve"> Modern day Ethiopia and Eritrea.</w:t>
      </w:r>
    </w:p>
  </w:footnote>
  <w:footnote w:id="512">
    <w:p w14:paraId="46D5577E" w14:textId="77777777" w:rsidR="00FA5B8C" w:rsidRDefault="00FA5B8C"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FA5B8C" w:rsidRDefault="00FA5B8C">
      <w:pPr>
        <w:pStyle w:val="footnote"/>
        <w:rPr>
          <w:ins w:id="1376" w:author="Brett Slote" w:date="2011-07-21T19:11:00Z"/>
        </w:rPr>
        <w:pPrChange w:id="1377" w:author="Brett Slote" w:date="2011-07-21T20:05:00Z">
          <w:pPr>
            <w:pStyle w:val="FootnoteText"/>
          </w:pPr>
        </w:pPrChange>
      </w:pPr>
      <w:ins w:id="1378" w:author="Brett Slote" w:date="2011-07-21T19:11:00Z">
        <w:r>
          <w:rPr>
            <w:rStyle w:val="FootnoteReference"/>
          </w:rPr>
          <w:footnoteRef/>
        </w:r>
        <w:r>
          <w:t xml:space="preserve"> Psalm 41:1</w:t>
        </w:r>
      </w:ins>
    </w:p>
  </w:footnote>
  <w:footnote w:id="514">
    <w:p w14:paraId="30B9D2C6" w14:textId="77777777" w:rsidR="00FA5B8C" w:rsidRDefault="00FA5B8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FA5B8C" w:rsidRDefault="00FA5B8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FA5B8C" w:rsidRDefault="00FA5B8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FA5B8C" w:rsidRDefault="00FA5B8C" w:rsidP="006D27E4">
      <w:pPr>
        <w:pStyle w:val="Footnote0"/>
      </w:pPr>
      <w:r>
        <w:rPr>
          <w:rStyle w:val="FootnoteReference"/>
        </w:rPr>
        <w:footnoteRef/>
      </w:r>
      <w:r>
        <w:t xml:space="preserve"> In modern day Libya</w:t>
      </w:r>
    </w:p>
  </w:footnote>
  <w:footnote w:id="518">
    <w:p w14:paraId="5E4AA7CE" w14:textId="77777777" w:rsidR="00FA5B8C" w:rsidRDefault="00FA5B8C">
      <w:pPr>
        <w:pStyle w:val="footnote"/>
        <w:rPr>
          <w:ins w:id="1391" w:author="Brett Slote" w:date="2011-07-21T18:49:00Z"/>
        </w:rPr>
        <w:pPrChange w:id="1392" w:author="Brett Slote" w:date="2011-07-21T20:02:00Z">
          <w:pPr>
            <w:pStyle w:val="FootnoteText"/>
          </w:pPr>
        </w:pPrChange>
      </w:pPr>
      <w:ins w:id="1393" w:author="Brett Slote" w:date="2011-07-21T18:49:00Z">
        <w:r>
          <w:rPr>
            <w:rStyle w:val="FootnoteReference"/>
          </w:rPr>
          <w:footnoteRef/>
        </w:r>
        <w:r>
          <w:t xml:space="preserve"> Note that </w:t>
        </w:r>
        <w:r w:rsidRPr="003A78C2">
          <w:rPr>
            <w:rFonts w:ascii="CS Avva Shenouda" w:hAnsi="CS Avva Shenouda"/>
            <w:rPrChange w:id="1394"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FA5B8C" w:rsidRDefault="00FA5B8C">
      <w:pPr>
        <w:pStyle w:val="footnote"/>
        <w:rPr>
          <w:ins w:id="1395" w:author="Brett Slote" w:date="2011-07-21T18:50:00Z"/>
        </w:rPr>
        <w:pPrChange w:id="1396" w:author="Brett Slote" w:date="2011-07-21T20:02:00Z">
          <w:pPr>
            <w:pStyle w:val="FootnoteText"/>
          </w:pPr>
        </w:pPrChange>
      </w:pPr>
      <w:ins w:id="1397" w:author="Brett Slote" w:date="2011-07-21T18:50:00Z">
        <w:r>
          <w:rPr>
            <w:rStyle w:val="FootnoteReference"/>
          </w:rPr>
          <w:footnoteRef/>
        </w:r>
        <w:r>
          <w:t xml:space="preserve"> US book has “travails of torment” – but it’s not possessive.</w:t>
        </w:r>
      </w:ins>
    </w:p>
  </w:footnote>
  <w:footnote w:id="520">
    <w:p w14:paraId="39517237" w14:textId="77777777" w:rsidR="00FA5B8C" w:rsidRDefault="00FA5B8C">
      <w:pPr>
        <w:pStyle w:val="footnote"/>
        <w:rPr>
          <w:ins w:id="1398" w:author="Brett Slote" w:date="2011-07-21T18:49:00Z"/>
        </w:rPr>
        <w:pPrChange w:id="1399" w:author="Brett Slote" w:date="2011-07-21T20:02:00Z">
          <w:pPr>
            <w:pStyle w:val="FootnoteText"/>
          </w:pPr>
        </w:pPrChange>
      </w:pPr>
      <w:ins w:id="1400" w:author="Brett Slote" w:date="2011-07-21T18:49:00Z">
        <w:r>
          <w:rPr>
            <w:rStyle w:val="FootnoteReference"/>
          </w:rPr>
          <w:footnoteRef/>
        </w:r>
        <w:r>
          <w:t xml:space="preserve"> 1 Peter 1:4</w:t>
        </w:r>
      </w:ins>
    </w:p>
  </w:footnote>
  <w:footnote w:id="521">
    <w:p w14:paraId="049774F0" w14:textId="77777777" w:rsidR="00FA5B8C" w:rsidRDefault="00FA5B8C"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FA5B8C" w:rsidRDefault="00FA5B8C" w:rsidP="00E77C68">
      <w:pPr>
        <w:pStyle w:val="footnote"/>
      </w:pPr>
      <w:r>
        <w:rPr>
          <w:rStyle w:val="FootnoteReference"/>
        </w:rPr>
        <w:footnoteRef/>
      </w:r>
      <w:r>
        <w:t xml:space="preserve"> This line is heretical.</w:t>
      </w:r>
    </w:p>
  </w:footnote>
  <w:footnote w:id="523">
    <w:p w14:paraId="2A005F90" w14:textId="77777777" w:rsidR="00FA5B8C" w:rsidRDefault="00FA5B8C">
      <w:pPr>
        <w:pStyle w:val="footnote"/>
        <w:rPr>
          <w:ins w:id="1422" w:author="Brett Slote" w:date="2011-07-21T18:55:00Z"/>
        </w:rPr>
        <w:pPrChange w:id="1423" w:author="Brett Slote" w:date="2011-07-21T20:02:00Z">
          <w:pPr>
            <w:pStyle w:val="FootnoteText"/>
          </w:pPr>
        </w:pPrChange>
      </w:pPr>
      <w:ins w:id="1424"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FA5B8C" w:rsidRDefault="00FA5B8C">
      <w:pPr>
        <w:pStyle w:val="footnote"/>
        <w:rPr>
          <w:ins w:id="1428" w:author="Brett Slote" w:date="2011-07-21T18:52:00Z"/>
        </w:rPr>
        <w:pPrChange w:id="1429" w:author="Brett Slote" w:date="2011-07-21T20:02:00Z">
          <w:pPr/>
        </w:pPrChange>
      </w:pPr>
      <w:ins w:id="143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FA5B8C" w:rsidRPr="00A20ACC" w:rsidRDefault="00FA5B8C">
      <w:pPr>
        <w:pStyle w:val="footnote"/>
        <w:rPr>
          <w:ins w:id="1431" w:author="Brett Slote" w:date="2011-07-21T18:52:00Z"/>
          <w:rFonts w:ascii="CS Avva Shenouda" w:hAnsi="CS Avva Shenouda"/>
          <w:color w:val="FF0000"/>
          <w:rPrChange w:id="1432" w:author="Brett Slote" w:date="2011-07-21T20:02:00Z">
            <w:rPr>
              <w:ins w:id="1433" w:author="Brett Slote" w:date="2011-07-21T18:52:00Z"/>
              <w:color w:val="FF0000"/>
            </w:rPr>
          </w:rPrChange>
        </w:rPr>
        <w:pPrChange w:id="1434" w:author="Brett Slote" w:date="2011-07-21T20:02:00Z">
          <w:pPr/>
        </w:pPrChange>
      </w:pPr>
      <w:ins w:id="1435" w:author="Brett Slote" w:date="2011-07-21T18:52:00Z">
        <w:r w:rsidRPr="00FB36D8">
          <w:rPr>
            <w:rStyle w:val="FootnoteReference"/>
            <w:vertAlign w:val="baseline"/>
          </w:rPr>
          <w:footnoteRef/>
        </w:r>
        <w:r w:rsidRPr="00FB36D8">
          <w:t xml:space="preserve"> </w:t>
        </w:r>
        <w:r w:rsidRPr="003A78C2">
          <w:rPr>
            <w:rPrChange w:id="1436" w:author="Brett Slote" w:date="2011-07-21T20:02:00Z">
              <w:rPr>
                <w:rFonts w:ascii="Antonious Normal" w:hAnsi="Antonious Normal"/>
                <w:color w:val="FF0000"/>
              </w:rPr>
            </w:rPrChange>
          </w:rPr>
          <w:t>qen hanhwd/ nem han'almoc</w:t>
        </w:r>
      </w:ins>
    </w:p>
  </w:footnote>
  <w:footnote w:id="526">
    <w:p w14:paraId="4AFC6896" w14:textId="77777777" w:rsidR="00FA5B8C" w:rsidRDefault="00FA5B8C">
      <w:pPr>
        <w:pStyle w:val="FootnoteText"/>
      </w:pPr>
      <w:r>
        <w:rPr>
          <w:rStyle w:val="FootnoteReference"/>
        </w:rPr>
        <w:footnoteRef/>
      </w:r>
      <w:r>
        <w:t xml:space="preserve"> Matthew 1:20</w:t>
      </w:r>
    </w:p>
  </w:footnote>
  <w:footnote w:id="527">
    <w:p w14:paraId="0E9CA519" w14:textId="77777777" w:rsidR="00FA5B8C" w:rsidRDefault="00FA5B8C" w:rsidP="00662A48">
      <w:pPr>
        <w:pStyle w:val="footnote"/>
      </w:pPr>
      <w:r>
        <w:rPr>
          <w:rStyle w:val="FootnoteReference"/>
          <w:rFonts w:eastAsiaTheme="majorEastAsia"/>
        </w:rPr>
        <w:footnoteRef/>
      </w:r>
      <w:r>
        <w:t xml:space="preserve"> All-holy</w:t>
      </w:r>
    </w:p>
  </w:footnote>
  <w:footnote w:id="528">
    <w:p w14:paraId="50451B0F" w14:textId="77777777" w:rsidR="00FA5B8C" w:rsidRDefault="00FA5B8C">
      <w:pPr>
        <w:pStyle w:val="footnote"/>
        <w:rPr>
          <w:ins w:id="1477" w:author="Brett Slote" w:date="2011-07-21T19:04:00Z"/>
        </w:rPr>
        <w:pPrChange w:id="1478" w:author="Brett Slote" w:date="2011-07-21T20:04:00Z">
          <w:pPr>
            <w:pStyle w:val="FootnoteText"/>
          </w:pPr>
        </w:pPrChange>
      </w:pPr>
      <w:ins w:id="1479" w:author="Brett Slote" w:date="2011-07-21T19:04:00Z">
        <w:r>
          <w:rPr>
            <w:rStyle w:val="FootnoteReference"/>
          </w:rPr>
          <w:footnoteRef/>
        </w:r>
        <w:r>
          <w:t xml:space="preserve"> literal is disregarded</w:t>
        </w:r>
      </w:ins>
    </w:p>
  </w:footnote>
  <w:footnote w:id="529">
    <w:p w14:paraId="062BDCC1" w14:textId="77777777" w:rsidR="00FA5B8C" w:rsidRDefault="00FA5B8C">
      <w:pPr>
        <w:pStyle w:val="FootnoteText"/>
      </w:pPr>
      <w:r>
        <w:rPr>
          <w:rStyle w:val="FootnoteReference"/>
        </w:rPr>
        <w:footnoteRef/>
      </w:r>
      <w:r>
        <w:t xml:space="preserve"> Ps 8:2</w:t>
      </w:r>
    </w:p>
  </w:footnote>
  <w:footnote w:id="530">
    <w:p w14:paraId="5BC08478" w14:textId="77777777" w:rsidR="00FA5B8C" w:rsidRPr="000C76BB" w:rsidRDefault="00FA5B8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FA5B8C" w:rsidRDefault="00FA5B8C">
      <w:pPr>
        <w:pStyle w:val="FootnoteText"/>
      </w:pPr>
      <w:r>
        <w:rPr>
          <w:rStyle w:val="FootnoteReference"/>
        </w:rPr>
        <w:footnoteRef/>
      </w:r>
      <w:r>
        <w:t xml:space="preserve"> Matthew 28:6</w:t>
      </w:r>
    </w:p>
  </w:footnote>
  <w:footnote w:id="532">
    <w:p w14:paraId="339855D2" w14:textId="77777777" w:rsidR="00FA5B8C" w:rsidRDefault="00FA5B8C">
      <w:pPr>
        <w:pStyle w:val="FootnoteText"/>
      </w:pPr>
      <w:r>
        <w:rPr>
          <w:rStyle w:val="FootnoteReference"/>
        </w:rPr>
        <w:footnoteRef/>
      </w:r>
      <w:r>
        <w:t xml:space="preserve"> Matthew 28:7,6</w:t>
      </w:r>
    </w:p>
  </w:footnote>
  <w:footnote w:id="533">
    <w:p w14:paraId="76212A49" w14:textId="77777777" w:rsidR="00FA5B8C" w:rsidRDefault="00FA5B8C">
      <w:pPr>
        <w:pStyle w:val="FootnoteText"/>
      </w:pPr>
      <w:r>
        <w:rPr>
          <w:rStyle w:val="FootnoteReference"/>
        </w:rPr>
        <w:footnoteRef/>
      </w:r>
      <w:r>
        <w:t xml:space="preserve"> Matthew 28:7</w:t>
      </w:r>
    </w:p>
  </w:footnote>
  <w:footnote w:id="534">
    <w:p w14:paraId="716019EB" w14:textId="77777777" w:rsidR="00FA5B8C" w:rsidRDefault="00FA5B8C">
      <w:pPr>
        <w:pStyle w:val="FootnoteText"/>
      </w:pPr>
      <w:r>
        <w:rPr>
          <w:rStyle w:val="FootnoteReference"/>
        </w:rPr>
        <w:footnoteRef/>
      </w:r>
      <w:r>
        <w:t xml:space="preserve"> John 20:27</w:t>
      </w:r>
    </w:p>
  </w:footnote>
  <w:footnote w:id="535">
    <w:p w14:paraId="0ECF3FB0" w14:textId="77777777" w:rsidR="00FA5B8C" w:rsidRDefault="00FA5B8C">
      <w:pPr>
        <w:pStyle w:val="FootnoteText"/>
      </w:pPr>
      <w:r>
        <w:rPr>
          <w:rStyle w:val="FootnoteReference"/>
        </w:rPr>
        <w:footnoteRef/>
      </w:r>
      <w:r>
        <w:t xml:space="preserve"> John 20:28</w:t>
      </w:r>
    </w:p>
  </w:footnote>
  <w:footnote w:id="536">
    <w:p w14:paraId="3FCB0B65" w14:textId="77777777" w:rsidR="00FA5B8C" w:rsidRDefault="00FA5B8C">
      <w:pPr>
        <w:pStyle w:val="FootnoteText"/>
      </w:pPr>
      <w:r>
        <w:rPr>
          <w:rStyle w:val="FootnoteReference"/>
        </w:rPr>
        <w:footnoteRef/>
      </w:r>
      <w:r>
        <w:t xml:space="preserve"> John 20:29</w:t>
      </w:r>
    </w:p>
  </w:footnote>
  <w:footnote w:id="537">
    <w:p w14:paraId="6B80EDF7" w14:textId="77777777" w:rsidR="00FA5B8C" w:rsidRDefault="00FA5B8C">
      <w:pPr>
        <w:pStyle w:val="FootnoteText"/>
      </w:pPr>
      <w:r>
        <w:rPr>
          <w:rStyle w:val="FootnoteReference"/>
        </w:rPr>
        <w:footnoteRef/>
      </w:r>
      <w:r>
        <w:t xml:space="preserve"> John 20:29</w:t>
      </w:r>
    </w:p>
  </w:footnote>
  <w:footnote w:id="538">
    <w:p w14:paraId="31D8885C" w14:textId="3AFC7B18" w:rsidR="00FA5B8C" w:rsidRDefault="00FA5B8C">
      <w:pPr>
        <w:pStyle w:val="FootnoteText"/>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FA5B8C" w:rsidRPr="00536AB2" w:rsidRDefault="00FA5B8C"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10"/>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CAFAB-E193-463B-8611-EAD8BD1B6033}">
  <ds:schemaRefs>
    <ds:schemaRef ds:uri="http://schemas.openxmlformats.org/officeDocument/2006/bibliography"/>
  </ds:schemaRefs>
</ds:datastoreItem>
</file>

<file path=customXml/itemProps2.xml><?xml version="1.0" encoding="utf-8"?>
<ds:datastoreItem xmlns:ds="http://schemas.openxmlformats.org/officeDocument/2006/customXml" ds:itemID="{2049DD3F-0E8C-41DC-9DF3-780FE6788CF5}">
  <ds:schemaRefs>
    <ds:schemaRef ds:uri="http://schemas.openxmlformats.org/officeDocument/2006/bibliography"/>
  </ds:schemaRefs>
</ds:datastoreItem>
</file>

<file path=customXml/itemProps3.xml><?xml version="1.0" encoding="utf-8"?>
<ds:datastoreItem xmlns:ds="http://schemas.openxmlformats.org/officeDocument/2006/customXml" ds:itemID="{7CBC1F04-8493-4123-82C0-D37E0759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17445</TotalTime>
  <Pages>960</Pages>
  <Words>213486</Words>
  <Characters>986307</Characters>
  <Application>Microsoft Office Word</Application>
  <DocSecurity>0</DocSecurity>
  <Lines>51910</Lines>
  <Paragraphs>47991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252</cp:revision>
  <cp:lastPrinted>2015-11-01T00:13:00Z</cp:lastPrinted>
  <dcterms:created xsi:type="dcterms:W3CDTF">2014-10-30T02:06:00Z</dcterms:created>
  <dcterms:modified xsi:type="dcterms:W3CDTF">2015-11-21T18:25:00Z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